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16cid w16 w16cex w16sdtdh w16sdtfl w16du wp14 pt14">
  <w:body>
    <w:p pt14:Unid="5eeb954b1c244a7c85ab661964d50725">
      <w:pPr pt14:Unid="636cf648120940c68ceb86313984d1c2">
        <w:jc w:val="center" pt14:Unid="e74b5029687b4aa58d32a9f2e759d1f6"/>
        <w:rPr pt14:Unid="48ae4bfc74464cd0aad18a4832457882">
          <w:b pt14:Unid="e72a60d8a02c4eb290eabc0f18a1548d"/>
          <w:szCs w:val="24" pt14:Unid="3203d5f78e8a4bc2a504a6aacec3cd7b"/>
          <w:u w:val="single" pt14:Unid="eb2cc3efb6944436864a1cae542d86ef"/>
        </w:rPr>
      </w:pPr>
      <w:r>
        <w:rPr pt14:Unid="fd24bd9d41fe41ac96658a79f8d5c7f4">
          <w:b pt14:Unid="3b95c74100304c24bdabcabcbd56b0f4"/>
          <w:szCs w:val="24" pt14:Unid="9ca9512150ce41fda355f6baf3564ea2"/>
          <w:u w:val="single" pt14:Unid="3c32d521dce149b68c226168aa4050fd"/>
        </w:rPr>
        <w:t>LEASE AGREEMENT</w:t>
      </w:r>
    </w:p>
    <w:p pt14:Unid="957f9f06a3d64e16808f7b33eae6fdf7">
      <w:pPr/>
    </w:p>
    <w:p pt14:Unid="e3f3f41eb5f54050b61a97fe6cbe5fe0">
      <w:pPr pt14:Unid="4c3edb30164040f8b858169cd7593b60">
        <w:jc w:val="both" pt14:Unid="b1e8d4795f384179b6518e934abc6a82"/>
      </w:pPr>
      <w:r>
        <w:tab pt14:Unid="08e4a5887cbe4c54bc08a8feac8b87b7"/>
      </w:r>
      <w:r>
        <w:rPr pt14:Unid="e252265174f14c6683974f86167ce3bf">
          <w:b pt14:Unid="0fcb76b6707f43019b83e892c45d7f8d"/>
        </w:rPr>
        <w:t>THIS LEASE AGREEMENT</w:t>
      </w:r>
      <w:r>
        <w:t xml:space="preserve"> (the “</w:t>
      </w:r>
      <w:r>
        <w:rPr pt14:Unid="7450856203834d0781353e103bc873e3">
          <w:b pt14:Unid="89d0f30d441440edbe7fe975146a24b6"/>
        </w:rPr>
        <w:t>Lease</w:t>
      </w:r>
      <w:r>
        <w:t xml:space="preserve">”) is made and effective this _____ day of </w:t>
      </w:r>
      <w:del w:author="David Reed" w:id="0" w:date="2025-12-19T15:59:49.4372471+00:00">
        <w:r>
          <w:delText>September</w:delText>
        </w:r>
      </w:del>
      <w:ins w:author="David Reed" w:id="1" w:date="2025-12-19T15:59:49.4372471+00:00">
        <w:r>
          <w:t>December</w:t>
        </w:r>
      </w:ins>
      <w:r>
        <w:t>, 2025 (the “</w:t>
      </w:r>
      <w:r>
        <w:rPr pt14:Unid="52ee50f2155741359e29936b9f4efd9a">
          <w:b pt14:Unid="132d33f1b018447d9c8234d00e47e8a3"/>
        </w:rPr>
        <w:t>Effective Date</w:t>
      </w:r>
      <w:r>
        <w:t xml:space="preserve">”) by and between </w:t>
      </w:r>
      <w:r>
        <w:rPr pt14:Unid="1a131af0cce04e5791570b79bece0725">
          <w:b pt14:Unid="1c3a37e3fb3f4a959955309212de74ca"/>
          <w:bCs pt14:Unid="2ef94a629fad4487a616fa0e89ff2251"/>
        </w:rPr>
        <w:t>EJ INDUSTRIAL LLC</w:t>
      </w:r>
      <w:r>
        <w:t>, a Texas limited liability company (“</w:t>
      </w:r>
      <w:r>
        <w:rPr pt14:Unid="9b75c70684c14b70b62a688bda976e5b">
          <w:b pt14:Unid="d3f154956e984558a7dca07308658b93"/>
          <w:bCs pt14:Unid="bb43eacf54c64115a3b8054ae2f58a04"/>
        </w:rPr>
        <w:t>EJ Industrial</w:t>
      </w:r>
      <w:r>
        <w:t xml:space="preserve">”), </w:t>
      </w:r>
      <w:r>
        <w:rPr pt14:Unid="cab4614f959d404da6cdf2b9f5ae6715">
          <w:b pt14:Unid="fa3dbf1420af4b0cb3a6c5b0f195b80d"/>
          <w:bCs pt14:Unid="ac5fa6a511d84c2ab051be46c6e8c5c0"/>
        </w:rPr>
        <w:t>INDUSTRIAL COURT PARTNERS LLC</w:t>
      </w:r>
      <w:r>
        <w:t>, a Texas limited liability company (“</w:t>
      </w:r>
      <w:r>
        <w:rPr pt14:Unid="fd4e2ff914f24ef588e758c1588dc9d7">
          <w:b pt14:Unid="4cd635c4923d4a0caddd86949ed0f9c4"/>
          <w:bCs pt14:Unid="eea390b8e327459ea51d5b00af1682de"/>
        </w:rPr>
        <w:t>Industrial Court</w:t>
      </w:r>
      <w:r>
        <w:t>”) (EJ Industrial and Industrial Court are collectively referred to as “</w:t>
      </w:r>
      <w:r>
        <w:rPr pt14:Unid="6b2ae6e15e8a4f5cb10b494066784923">
          <w:b pt14:Unid="59638b14b2cc41d49209da959f013eeb"/>
        </w:rPr>
        <w:t>Landlord</w:t>
      </w:r>
      <w:r>
        <w:t xml:space="preserve">”) and </w:t>
      </w:r>
      <w:r>
        <w:rPr pt14:Unid="668c28e46c7d4a5fa47cb236567a5cb2">
          <w:b pt14:Unid="73ae19bcf50a41709a462f536cbf6d12"/>
          <w:bCs pt14:Unid="49bd983f4dbb47a8b637ac5b218fbe2b"/>
        </w:rPr>
        <w:t>BFI WASTE SERVICES OF TEXAS, L.P.</w:t>
      </w:r>
      <w:r>
        <w:t>, a Delaware limited partnership (“</w:t>
      </w:r>
      <w:r>
        <w:rPr pt14:Unid="609c766231b64c10b068f5b129502d09">
          <w:b pt14:Unid="f97695c89dbc489da5085a71458855c2"/>
        </w:rPr>
        <w:t>Tenant</w:t>
      </w:r>
      <w:r>
        <w:t>”).</w:t>
      </w:r>
    </w:p>
    <w:p pt14:Unid="71c88bd6d05f42af8c706b52d805cd4c">
      <w:pPr/>
    </w:p>
    <w:p pt14:Unid="b5f1fa0e59d043b8bc6c83c5634e82f9">
      <w:pPr pt14:Unid="943794f02424441c8cf7567087ae5bdb">
        <w:widowControl pt14:Unid="9d37e596718d422f8e886375721d6889"/>
        <w:tabs pt14:Unid="815bb35964734c3aa4725f7737e25d2e">
          <w:tab w:val="center" w:pos="4680" pt14:Unid="cd685ea95f3640b9bb638751ce661867"/>
          <w:tab w:val="left" w:pos="6480" pt14:Unid="1209a54ad4c840afbd10e857474b061d"/>
          <w:tab w:val="left" w:pos="7200" pt14:Unid="53b51ddfd46246fca647a33b5d29f154"/>
          <w:tab w:val="left" w:pos="7920" pt14:Unid="f017dcff2de849bcbcf2c51ee2a128e0"/>
        </w:tabs>
        <w:jc w:val="center" pt14:Unid="d8a9a6a8b6844f69a57b6575adb438fb"/>
        <w:rPr pt14:Unid="84bf3185ca4844adb3f680209377cde1">
          <w:b pt14:Unid="3dfc7a2c534d4a50846c672cf45b3d04"/>
          <w:bCs pt14:Unid="b556b6246f4e40a7ad288bf59af3abc8"/>
          <w:szCs w:val="24" pt14:Unid="aae44834c9e445f19107c1260804dbb2"/>
        </w:rPr>
      </w:pPr>
      <w:r>
        <w:rPr pt14:Unid="879d9ca28f3d41aa8a54bc57677e03ed">
          <w:b pt14:Unid="6fae09e57fdc47d5b43bc3bbc1edd533"/>
          <w:bCs pt14:Unid="1ab9334bf7f54f0d869d0cbb67f3e281"/>
          <w:szCs w:val="24" pt14:Unid="e1c66c8fb6514e559f140d90700d7dd8"/>
        </w:rPr>
        <w:t>RECITALS:</w:t>
      </w:r>
    </w:p>
    <w:p pt14:Unid="f39c85d9dd1e4f35a33ab58e58fa350b">
      <w:pPr pt14:Unid="87714f211f15453daa5c7560bc689ffc">
        <w:jc w:val="both" pt14:Unid="839f940003994e34bda81cef10a63cc5"/>
        <w:rPr pt14:Unid="2fea3e1db0624daf90eefbdc3bd0bca2">
          <w:b pt14:Unid="d7ae31f8397b4bde8047e3de0204c490"/>
          <w:szCs w:val="24" pt14:Unid="1e8b745d009e47ee80ea04ac7d27fbbd"/>
        </w:rPr>
      </w:pPr>
    </w:p>
    <w:p pt14:Unid="7ca509aa18c447d5aab96bbf1693dba8">
      <w:pPr pt14:Unid="ca768d050c314452be46fe4c1d2b498b">
        <w:ind w:firstLine="720" pt14:Unid="05353980c4ae42c2ae5ad775db0a5608"/>
        <w:jc w:val="both" pt14:Unid="22880908d48f4ebdb91d49f39787eeb4"/>
        <w:rPr pt14:Unid="a6faf0af7e374f7ba6f4d13e2201569e">
          <w:szCs w:val="24" pt14:Unid="9f1b76ce49a24e1bad6c7b32027d2271"/>
        </w:rPr>
      </w:pPr>
      <w:r>
        <w:rPr pt14:Unid="ec99b68655004b38a78b759362987e10">
          <w:b pt14:Unid="d6f2682e58a14084b7d597ec8270ad67"/>
          <w:szCs w:val="24" pt14:Unid="3f1dc7aadf3344979e0fb64a03f82144"/>
        </w:rPr>
        <w:t>WHEREAS</w:t>
      </w:r>
      <w:r>
        <w:rPr pt14:Unid="1c20a9a035124646bfbb10616b620dbf">
          <w:szCs w:val="24" pt14:Unid="a13f15dacfb94aa6a3787fbccd8fd212"/>
        </w:rPr>
        <w:t xml:space="preserve">, Landlord is the fee simple owner of certain real property located in Conroe, Texas consisting of approximately 5.53 acres and having Property Identification No(s). 52927, described on </w:t>
      </w:r>
      <w:r>
        <w:rPr pt14:Unid="95c661ede706484198ee0057477686bd">
          <w:szCs w:val="24" pt14:Unid="f531205e5eca487c928e9b165323365c"/>
          <w:u w:val="single" pt14:Unid="857ed751d8164905bae6dc9551c8967a"/>
        </w:rPr>
        <w:t>Exhibit “A”</w:t>
      </w:r>
      <w:r>
        <w:rPr pt14:Unid="400175f1722d42a58c2c696661458253">
          <w:szCs w:val="24" pt14:Unid="2e52ec85d69a4fb9bee547f66b4a01dc"/>
        </w:rPr>
        <w:t xml:space="preserve"> attached hereto and incorporated herein by reference (the “</w:t>
      </w:r>
      <w:r>
        <w:rPr pt14:Unid="689e3468590f439db78787bc8fa5b8c2">
          <w:b pt14:Unid="013e79445bd04078aebe28c53bec47e2"/>
          <w:bCs pt14:Unid="cfebccb371d849fbacaaeec32e02d654"/>
          <w:szCs w:val="24" pt14:Unid="3201206c369847478eb487e389e827b0"/>
        </w:rPr>
        <w:t xml:space="preserve">Real </w:t>
      </w:r>
      <w:r>
        <w:rPr pt14:Unid="a8c4878eacac4888b4aa6cba15b7d6f4">
          <w:b pt14:Unid="3c51657a4cff4edc8574d9af939a3531"/>
          <w:szCs w:val="24" pt14:Unid="310cd160d07547d58767345cbf1be4ee"/>
        </w:rPr>
        <w:t>Property</w:t>
      </w:r>
      <w:r>
        <w:rPr pt14:Unid="caee9d3db2494d878b423e024d077b72">
          <w:szCs w:val="24" pt14:Unid="dd5eb252608449fd9a38f6adcf71894f"/>
        </w:rPr>
        <w:t>”).</w:t>
      </w:r>
    </w:p>
    <w:p pt14:Unid="1453f5c42b014261826cbd030eb358e5">
      <w:pPr pt14:Unid="9a98cef57f504f0db0fec9ea162b7ea2">
        <w:jc w:val="both" pt14:Unid="c891316d817840838a04b01931d28c3d"/>
        <w:rPr pt14:Unid="82a9337eaf5145bda63f621d24896124">
          <w:szCs w:val="24" pt14:Unid="375958c9bb8e48faa1b00a85edae830a"/>
        </w:rPr>
      </w:pPr>
    </w:p>
    <w:p pt14:Unid="b0a2073ae54a4f84ad5fee032b7f5ecb">
      <w:pPr pt14:Unid="01786ab357984164b207c848546196e9">
        <w:jc w:val="both" pt14:Unid="1c5433fc00c74e1a886c643400d93448"/>
        <w:rPr pt14:Unid="93d7a15a54784c099cba2c23176c1c9b">
          <w:szCs w:val="24" pt14:Unid="4135a28db7694e21aa63ca34a25ced48"/>
        </w:rPr>
      </w:pPr>
      <w:r>
        <w:rPr pt14:Unid="c0b9427665aa402794b77086e827f35a">
          <w:szCs w:val="24" pt14:Unid="4e744bb4fa8b4a5cb5acf00a9e1575e4"/>
        </w:rPr>
        <w:tab pt14:Unid="cf0aafe6e4164aa4b6b60b216d9d8cc1"/>
      </w:r>
      <w:r>
        <w:rPr pt14:Unid="f6b136a1e05347c8949af69a2909cd42">
          <w:b pt14:Unid="0b2cd535b10a4805bf13a7acab2fce70"/>
          <w:szCs w:val="24" pt14:Unid="6157b8f1928e45a7a982a37d2b47c517"/>
        </w:rPr>
        <w:t>WHEREAS</w:t>
      </w:r>
      <w:r>
        <w:rPr pt14:Unid="4c81bfe9cf4946c6bf77087860f66c16">
          <w:szCs w:val="24" pt14:Unid="79321aa0ccbc4403a245e622d66685ba"/>
        </w:rPr>
        <w:t>, Tenant desires to lease from Landlord, and Landlord desires to lease to Tenant, a portion of the Real Property having an address of 121 Industrial Court, Conroe, Texas 77301, consisting of a 7,534 square foot building  and approximately 48,600 square feet of land (the “</w:t>
      </w:r>
      <w:r>
        <w:rPr pt14:Unid="f0820279734c4c8ca1d141dd54dc9ce5">
          <w:b pt14:Unid="75766dc3e0ca42e4a45db0a3d83ffec7"/>
          <w:bCs pt14:Unid="8372d0d420904478bf9e4c6d4d067622"/>
          <w:szCs w:val="24" pt14:Unid="cc722e43e2434d7285393eff935e10f8"/>
        </w:rPr>
        <w:t>Building</w:t>
      </w:r>
      <w:r>
        <w:rPr pt14:Unid="03317e6290274d8bbe30b040d3b82787">
          <w:szCs w:val="24" pt14:Unid="d340bbfb7ed649dcb8f898accf482d31"/>
        </w:rPr>
        <w:t xml:space="preserve">”), as shown on </w:t>
      </w:r>
      <w:r>
        <w:rPr pt14:Unid="63ffd6ad05214ba1b70ae784e4a9bedf">
          <w:szCs w:val="24" pt14:Unid="86cec93c9527425aad341484a1412260"/>
          <w:u w:val="single" pt14:Unid="513cf60299224b08a425e8488768d5ca"/>
        </w:rPr>
        <w:t>Exhibit “A-1”</w:t>
      </w:r>
      <w:r>
        <w:rPr pt14:Unid="5bdefe3d5c2f44a7a2a9d9e50e696296">
          <w:szCs w:val="24" pt14:Unid="dd6f9ba5eac8493a85112468c160c1fc"/>
        </w:rPr>
        <w:t xml:space="preserve"> attached hereto and incorporated herein by reference (collectively, the “</w:t>
      </w:r>
      <w:r>
        <w:rPr pt14:Unid="1c666e5123334c0199c5e80b5f2cea33">
          <w:b pt14:Unid="d0fd294d53d5452d88fd8b45c8b7abf0"/>
          <w:szCs w:val="24" pt14:Unid="5edf3fc462954219b8c00f1e931541eb"/>
        </w:rPr>
        <w:t>Premises</w:t>
      </w:r>
      <w:r>
        <w:rPr pt14:Unid="173bc14d22bd40dd915c38b38ddd4efb">
          <w:szCs w:val="24" pt14:Unid="08e04250820b4bd3825aab8315742215"/>
        </w:rPr>
        <w:t>”) on the terms set forth herein.</w:t>
      </w:r>
    </w:p>
    <w:p pt14:Unid="de08e4cdd8b9474eae00956f6e5b0b9e">
      <w:pPr pt14:Unid="8533f74b4c32497484827bb6aaeb7b44">
        <w:jc w:val="both" pt14:Unid="7e598237ed854cf2be196688642037b3"/>
        <w:rPr pt14:Unid="9f498f0824a7471eb933f70cdd59f3d9">
          <w:szCs w:val="24" pt14:Unid="0a1e0964fa464221939f7193754e065d"/>
        </w:rPr>
      </w:pPr>
    </w:p>
    <w:p pt14:Unid="0e69e156080940e59f85a2a7aa9034db">
      <w:pPr pt14:Unid="01118e3940f544a5a48a23590f434d89">
        <w:widowControl pt14:Unid="53b8a759e4e843ecbeffd8f28f42004b"/>
        <w:tabs pt14:Unid="72a7acfa2a4a4236ba22fdc4435b41ca">
          <w:tab w:val="left" w:pos="-1440" pt14:Unid="f12df9fb4ec14207af89fae4fcd3076d"/>
          <w:tab w:val="left" w:pos="-720" pt14:Unid="25294bb4c58c407598acb9094aed4c86"/>
          <w:tab w:val="left" w:pos="720" pt14:Unid="d895baa3ed0e45638362b252aee3b487"/>
          <w:tab w:val="left" w:pos="1440" pt14:Unid="7b1c5fea5026466689ccd7b56dd84608"/>
          <w:tab w:val="left" w:pos="2160" pt14:Unid="888af112186e45f28a9b046ed96ab9b1"/>
          <w:tab w:val="left" w:pos="2880" pt14:Unid="bb19dc15cfe7475ea1cc32a8d77e5661"/>
          <w:tab w:val="left" w:pos="4464" pt14:Unid="8b706d711a384f9b9cd8e9c5863e586b"/>
          <w:tab w:val="left" w:pos="6480" pt14:Unid="7a0bff9545504a94a70dc898167444a0"/>
          <w:tab w:val="left" w:pos="7200" pt14:Unid="2f783a0c8b0941af8dffbe372a7eb292"/>
          <w:tab w:val="left" w:pos="7920" pt14:Unid="25928fe9b5c0450ca6db24b05ef94637"/>
        </w:tabs>
        <w:ind w:firstLine="720" pt14:Unid="8f80e237216f479484a382a9c6b0f954"/>
        <w:jc w:val="both" pt14:Unid="a41f3a7819e049a1ac937f5109d68772"/>
        <w:rPr pt14:Unid="3e6b97661da4421b93d7d9fb14d2519b">
          <w:szCs w:val="24" pt14:Unid="4db8a5e656d4485eb90e74947a54ca25"/>
        </w:rPr>
      </w:pPr>
      <w:r>
        <w:rPr pt14:Unid="96eb741952724078b605a3fbc4059310">
          <w:b pt14:Unid="898edcface4d4ff492f69bf6603db6a6"/>
          <w:szCs w:val="24" pt14:Unid="48074c55439b4b69b110e1af101476f5"/>
        </w:rPr>
        <w:t>NOW, THEREFORE</w:t>
      </w:r>
      <w:r>
        <w:rPr pt14:Unid="8c1d431cc25047fb8319b17b7b8cc460">
          <w:szCs w:val="24" pt14:Unid="93a0eed682a640d2bde7c9c696c9e74c"/>
        </w:rPr>
        <w:t xml:space="preserve">, in consideration of the foregoing, the mutual covenants contained herein and the sum of $10.00 and other good and valuable consideration, the receipt and sufficiency of which are hereby acknowledged, the parties, intending to be legally bound, do hereby agree as follows: </w:t>
      </w:r>
    </w:p>
    <w:p pt14:Unid="84c9ef06bb244f9c97d0180e93139cb9">
      <w:pPr pt14:Unid="42e7c2984fe747fc865094ad1189d2d5">
        <w:jc w:val="center" pt14:Unid="1a5acae647c944ebaac5a2682f1984e9"/>
        <w:rPr pt14:Unid="664a85586d6249859e47493fcafefe55">
          <w:b pt14:Unid="6ecf0e6341f64483a51ca89640fdf1d8"/>
        </w:rPr>
      </w:pPr>
    </w:p>
    <w:p pt14:Unid="d5e8e741ad3b4a54a6bea301fd09d724">
      <w:pPr pt14:Unid="d6623d0ae07e4aa3aeb9218b8e8a6b84">
        <w:jc w:val="center" pt14:Unid="1d583f4d0e96494cb0b79c5ba9a03804"/>
        <w:rPr pt14:Unid="171420a517b74e66a09af41c7433d6dc">
          <w:b pt14:Unid="8c0089cbae774a10ae7749c143d99d76"/>
        </w:rPr>
      </w:pPr>
      <w:r>
        <w:rPr pt14:Unid="022f6a263ca6423c81e6fb8d8bf2e378">
          <w:b pt14:Unid="59e21f2132bd4a3090308530e5784dd3"/>
        </w:rPr>
        <w:t xml:space="preserve">SECTION 1 - </w:t>
      </w:r>
      <w:r>
        <w:rPr pt14:Unid="107c21add2994bbbbec18d61d7f8a56e">
          <w:b pt14:Unid="28dbedf5407e48728af84c6bfe32cd7b"/>
          <w:u w:val="single" pt14:Unid="fdf25d3fc17c41b086bf62d0e3290489"/>
        </w:rPr>
        <w:t>PARTIES</w:t>
      </w:r>
    </w:p>
    <w:p pt14:Unid="08b9bdcafcf041658d564ea15fbf114b">
      <w:pPr/>
    </w:p>
    <w:p pt14:Unid="37cd0aa074ca463c8905806ee6f5f393">
      <w:pPr pt14:Unid="109851ae2d0e423eac0a53c2efb50e1d">
        <w:jc w:val="both" pt14:Unid="c41cce5c3c384cb59d0a3b00742c37d5"/>
      </w:pPr>
      <w:r>
        <w:tab pt14:Unid="525642dfc3104cbc95ed4a533ee47034"/>
      </w:r>
      <w:r>
        <w:rPr pt14:Unid="ea3ab79d1e7947f38db0c2456427eec7">
          <w:b pt14:Unid="0bd3215db3a24c31b356340861ef84dd"/>
        </w:rPr>
        <w:t xml:space="preserve">1.1  </w:t>
      </w:r>
      <w:r>
        <w:rPr pt14:Unid="861969e83ccf427f942dbb7f05f467bc">
          <w:b pt14:Unid="3dca06cf54454884a65a222e8711f2fb"/>
          <w:u w:val="single" pt14:Unid="038f1fe1fa664738bd2699aa87fea609"/>
        </w:rPr>
        <w:t>Landlord</w:t>
      </w:r>
      <w:r>
        <w:t xml:space="preserve">.  Landlord warrants that it owns the Premises and has full right and power to execute and deliver this Lease without the consent or agreement of any other person, and that those persons executing this Lease on behalf of Landlord have the right and power to execute and deliver this Lease.  EJ Industrial and Industrial Court agree that they shall be jointly and severally liable for all obligations of Landlord under this Lease. </w:t>
      </w:r>
    </w:p>
    <w:p pt14:Unid="27913e971559432681bf42ea029a4e22">
      <w:pPr/>
    </w:p>
    <w:p pt14:Unid="148cd2f3a6024e20ab92be435deb1e80">
      <w:pPr pt14:Unid="49aaa2e04fd44e51ab929f0f0a66e8a0">
        <w:jc w:val="both" pt14:Unid="542abc6046c14f418810e3423665303e"/>
      </w:pPr>
      <w:r>
        <w:tab pt14:Unid="d59507333106490dba1884fb62479f15"/>
      </w:r>
      <w:r>
        <w:rPr pt14:Unid="743591518e7c497eb438c2baa39d10be">
          <w:b pt14:Unid="09c01cb903fe443d852825ffb4863620"/>
        </w:rPr>
        <w:t xml:space="preserve">1.2  </w:t>
      </w:r>
      <w:r>
        <w:rPr pt14:Unid="5f9bdd4d31ff4121a3d6abb6cba01be9">
          <w:b pt14:Unid="eb466d14aaf84a73a56a6300c49771f6"/>
          <w:u w:val="single" pt14:Unid="9fe6fb10f4db40bda34fabd288ee94fa"/>
        </w:rPr>
        <w:t>Tenant</w:t>
      </w:r>
      <w:r>
        <w:t>.  Tenant warrants that Tenant has full right and power to execute and deliver this Lease without the consent or agreement of any other person, and that those persons who have executed and delivered this Lease have the authority and power to execute this Lease on Tenant's behalf and deliver this Lease to Landlord.</w:t>
      </w:r>
    </w:p>
    <w:p pt14:Unid="691a69586e5d4421ac26e82ecc279419">
      <w:pPr/>
    </w:p>
    <w:p pt14:Unid="61bb53f24d64407e9a465768311b50ee">
      <w:pPr pt14:Unid="3428b4bffdfe4eb8a180a569bfc8ebbe">
        <w:jc w:val="center" pt14:Unid="fe3470794b69432390c45e935c46751f"/>
        <w:rPr pt14:Unid="953e4f78afa545359a90e19ee70ad4ef">
          <w:b pt14:Unid="7aba37f22c5f47dd8bc519340d007a79"/>
        </w:rPr>
      </w:pPr>
      <w:r>
        <w:rPr pt14:Unid="ff25cb6213324daa9bf0049b32782dda">
          <w:b pt14:Unid="1cf27d4e928248fc85ef1d7a254a2355"/>
        </w:rPr>
        <w:t xml:space="preserve">SECTION 2 - </w:t>
      </w:r>
      <w:r>
        <w:rPr pt14:Unid="b82ead0435704703ace6fd8bc6bb9e96">
          <w:b pt14:Unid="4fea43fdf7d6481494152ef5e1185ea6"/>
          <w:u w:val="single" pt14:Unid="4f3b13b3a0484be0a4678f89c6435ad2"/>
        </w:rPr>
        <w:t>PREMISES</w:t>
      </w:r>
    </w:p>
    <w:p pt14:Unid="23cc934113a14b61a56cc22f8259c795">
      <w:pPr pt14:Unid="4ab74e38e6fe4cb68c2e422457fb726b">
        <w:ind w:firstLine="720" pt14:Unid="a7e97549860141f68e43c2cddfcf7330"/>
        <w:jc w:val="center" pt14:Unid="0e14a9072c9c419b93ba31708123835e"/>
        <w:rPr pt14:Unid="301d4639270e4ec98cf0a1c2f473c1ac">
          <w:b pt14:Unid="a270249557c847309ec18589f76e2c08"/>
        </w:rPr>
      </w:pPr>
    </w:p>
    <w:p pt14:Unid="9c3f809136724b26b12351243f671a00">
      <w:pPr pt14:Unid="f91935c5dbc94da191fff58002fa2f6c">
        <w:jc w:val="both" pt14:Unid="dab0f6fde39b4289996c0ec0eaf36863"/>
      </w:pPr>
      <w:r>
        <w:tab pt14:Unid="773a7b98950c413096a8af33e9cb69ae"/>
      </w:r>
      <w:r>
        <w:rPr pt14:Unid="305633ddc60e4981b52aa5ad38df7a0f">
          <w:b pt14:Unid="3f10a8c49a344009868d8ac5f727bf6e"/>
        </w:rPr>
        <w:t xml:space="preserve">2.1  </w:t>
      </w:r>
      <w:r>
        <w:rPr pt14:Unid="997c2ab21e9f491195d164060ac838c3">
          <w:b pt14:Unid="a3cb6b30a0974832925f452f72128b0e"/>
          <w:u w:val="single" pt14:Unid="1dce0777c84c46cc9b160a0c326da2fc"/>
        </w:rPr>
        <w:t>Description; Common Areas</w:t>
      </w:r>
      <w:r>
        <w:t xml:space="preserve">.  </w:t>
      </w:r>
      <w:r>
        <w:rPr pt14:Unid="ff3df3a3fc284a8ebe242415d6cfc4c0">
          <w:szCs w:val="24" pt14:Unid="60776dd573a44c2abdfbd15cb29555ad"/>
        </w:rPr>
        <w:t>Landlord hereby leases the Premises to Tenant.  At all times during the Term (defined below), Tenant shall have the exclusive use of the Premises.  Landlord also grants Tenant, its customers, guests, invitees, employees, and licensees all easements, rights and privileges appurtenant thereto, including the non-exclusive right to use the Common Areas located on the Real Property.  As used in this Lease, “</w:t>
      </w:r>
      <w:r>
        <w:rPr pt14:Unid="995e03187cae4b159e6f34bc8c012dfd">
          <w:b pt14:Unid="348a1391affa49628cc198e05aee6104"/>
          <w:bCs pt14:Unid="2477e487079244c3bb13f9b0940b5683"/>
          <w:szCs w:val="24" pt14:Unid="41e3fde9d86045d1bae7402de3a826fd"/>
        </w:rPr>
        <w:t>Common Areas</w:t>
      </w:r>
      <w:r>
        <w:rPr pt14:Unid="3c168d7d5f764a2f92bcb7adc84856d5">
          <w:szCs w:val="24" pt14:Unid="c99c618f38ee47dda4e09180911fb426"/>
        </w:rPr>
        <w:t xml:space="preserve">” shall mean all areas of the Real Property for the common use or benefit of the tenants and other occupants of the Real Property and their employees, agents, customers, consultants, representatives and invitees, including, without limitation: all parking areas, pedestrian walkways, landscaped areas, driveways and access roads, entrances and exits. Tenant and its employees, agents, customers, consultants, representatives and invitees shall be entitled to the non-exclusive use of the Common Areas during the Lease Term, in common with Landlord and other tenants and occupants of the Real Property. </w:t>
      </w:r>
    </w:p>
    <w:p pt14:Unid="53130be8156142c0a40cf059be9db04d">
      <w:pPr/>
    </w:p>
    <w:p pt14:Unid="3332423de49c4635a939e514aff4049f">
      <w:pPr pt14:Unid="837117ac22ca4a72bd846644ae1955e6">
        <w:jc w:val="both" pt14:Unid="2ecd10786da341e093b0fbe949067845"/>
      </w:pPr>
      <w:r>
        <w:tab pt14:Unid="1b87b2d351a2469cb56bcb6bfa054f43"/>
      </w:r>
      <w:r>
        <w:rPr pt14:Unid="923b4ee035b243299c7a3230f8309397">
          <w:b pt14:Unid="551bc56d43444a70bf209bbbcdafc93d"/>
        </w:rPr>
        <w:t xml:space="preserve">2.2  </w:t>
      </w:r>
      <w:r>
        <w:rPr pt14:Unid="c56775bc964b4cc48b3df41385f72338">
          <w:b pt14:Unid="d02a5507e9df483394773b586deb7acd"/>
          <w:u w:val="single" pt14:Unid="6aa77d47d907477f88cc36e6d5c2484f"/>
        </w:rPr>
        <w:t>Quiet Enjoyment</w:t>
      </w:r>
      <w:r>
        <w:t>.  Landlord agrees to warrant and defend Tenant in the quiet enjoyment and possession of the Premises during the Term of this Lease so long as Tenant complies with the provisions hereof.</w:t>
      </w:r>
    </w:p>
    <w:p pt14:Unid="c9c42b3499ac4b78a0a41c6fd154793c">
      <w:pPr/>
    </w:p>
    <w:p pt14:Unid="5abc6959ffa64852b0e196573417f02c">
      <w:pPr pt14:Unid="7cb7aa6d1c0e427a9572d62cdc905a8e">
        <w:jc w:val="center" pt14:Unid="0e00959ee96d47578bf632e730ba6f2f"/>
        <w:rPr pt14:Unid="78d510bd10404e05a2ebdd73b92b5662">
          <w:b pt14:Unid="2498e8cd1fd242608672ecf0ef1fcc74"/>
        </w:rPr>
      </w:pPr>
      <w:r>
        <w:rPr pt14:Unid="191cef2981214201a318078905f2c2a8">
          <w:b pt14:Unid="d84190e6ff02419aa5626b40aa9c6099"/>
        </w:rPr>
        <w:t xml:space="preserve">SECTION 3 – </w:t>
      </w:r>
      <w:r>
        <w:rPr pt14:Unid="c0b52f256a5e42008d741ad5d44bae1e">
          <w:b pt14:Unid="d6c8688f21b0419abd331205495c3c43"/>
          <w:u w:val="single" pt14:Unid="5d760d6d2aa143919448f6f7cd2ae243"/>
        </w:rPr>
        <w:t>TERM; DELIVERY CONDITIONS; LANDLORD’S WORK; TENANT IMPROVEMENT ALLOWANCE</w:t>
      </w:r>
    </w:p>
    <w:p pt14:Unid="24d22385376d47dfbdd24e36cbf32dff">
      <w:pPr/>
    </w:p>
    <w:p pt14:Unid="deb53248185d4c09acd3715cb3a433b4">
      <w:pPr pt14:Unid="c63a74e335d849dda36d871f9ca8820b">
        <w:jc w:val="both" pt14:Unid="a46d89bf21654fb88aa094739adaf673"/>
      </w:pPr>
      <w:r>
        <w:tab pt14:Unid="073a625fabb04a12acabbcc89400d509"/>
      </w:r>
      <w:r>
        <w:rPr pt14:Unid="3529f7788bb0429e8a6a81ea2d26ab86">
          <w:b pt14:Unid="f6bbff535a784ed98076831814d708c6"/>
        </w:rPr>
        <w:t xml:space="preserve">3.1  </w:t>
      </w:r>
      <w:r>
        <w:rPr pt14:Unid="8cd0f36f6e1943ac972d59d23a58992c">
          <w:b pt14:Unid="55df7fde8ac6486fa0e0cf975b345e28"/>
          <w:u w:val="single" pt14:Unid="4e0dcf9c373646a387d7de0157a31eb1"/>
        </w:rPr>
        <w:t>Term</w:t>
      </w:r>
      <w:r>
        <w:t>.  The term of this Lease (the “</w:t>
      </w:r>
      <w:r>
        <w:rPr pt14:Unid="88d004ede5eb4d8db643834f98b4cf1b">
          <w:b pt14:Unid="649892bb760a43338b33c4bdd4966f6c"/>
        </w:rPr>
        <w:t>Term</w:t>
      </w:r>
      <w:r>
        <w:t>”) shall be 124 months, commencing on the ____ day of ___________, 2026 (the “</w:t>
      </w:r>
      <w:r>
        <w:rPr pt14:Unid="49a81e019da14e7c9a32422a4cf43456">
          <w:b pt14:Unid="efb2f126bc24430d9623b68c123350ac"/>
        </w:rPr>
        <w:t>Commencement Date</w:t>
      </w:r>
      <w:r>
        <w:rPr pt14:Unid="8f43eaa7dfe841cd9a9cf195077a52ec">
          <w:bCs pt14:Unid="625811fe08924faea6a18c9dd5d8f146"/>
        </w:rPr>
        <w:t>”</w:t>
      </w:r>
      <w:r>
        <w:t xml:space="preserve">), and terminating on the 31st day of December, 2036, unless terminated at an earlier date pursuant to this Lease.  </w:t>
      </w:r>
    </w:p>
    <w:p pt14:Unid="22eab5ada5c64ec4aa87d6208db8a00d">
      <w:pPr pt14:Unid="3620ebd399864c5a8a79dcd0b0152496">
        <w:jc w:val="both" pt14:Unid="55a760073df4468a9a515d276090e399"/>
      </w:pPr>
    </w:p>
    <w:p pt14:Unid="7b892e41384049a5a834e572346fc510">
      <w:pPr pt14:Unid="5a467f91caa44a2ba56a319c4b5d35fc">
        <w:jc w:val="both" pt14:Unid="7cb5de054d6348ee8674f4c402b8609d"/>
        <w:rPr pt14:Unid="beba5a1a2ee74e89a484627a59c8f885">
          <w:iCs pt14:Unid="ba8faab5d4bf416f80b06c2dee01094c"/>
          <w:szCs w:val="24" pt14:Unid="0106a05e123b4db8bac4ccb5c15f51b5"/>
        </w:rPr>
      </w:pPr>
      <w:r>
        <w:tab pt14:Unid="c8a1abac0bdc4458a0177d791430531b"/>
      </w:r>
      <w:r>
        <w:rPr pt14:Unid="f81ec872d53740cea3744b4c974b0aaf">
          <w:b pt14:Unid="c71530ee813e49379a6aaaa10ad0de2b"/>
          <w:bCs pt14:Unid="1ee048ebcb214a1fa02f44728f4d6541"/>
          <w:szCs w:val="24" pt14:Unid="4228e89e25db40fe8f439af6d455f667"/>
        </w:rPr>
        <w:t xml:space="preserve">3.2  </w:t>
      </w:r>
      <w:r>
        <w:rPr pt14:Unid="f398b2e7c40b4015a8eac54d2f75f38e">
          <w:b pt14:Unid="9676eacc4550483bad33b2cb70effde0"/>
          <w:bCs pt14:Unid="67ff5f1b41cd42edaaedb3e6bacb8f30"/>
          <w:szCs w:val="24" pt14:Unid="893d1920d7194a5fb4df260fe2de572b"/>
          <w:u w:val="single" pt14:Unid="22d588c6d9ef495291139e4e8286ac0d"/>
        </w:rPr>
        <w:t>Delivery Conditions</w:t>
      </w:r>
      <w:r>
        <w:rPr pt14:Unid="8d3a0c232d1a4846bb628cbd8c9b957e">
          <w:szCs w:val="24" pt14:Unid="ae58f1dbcc034756a58e76d7373f2370"/>
        </w:rPr>
        <w:t>.  Landlord shall deliver sole and exclusive possession of the Premises to Tenant on the Commencement Date, in compliance with all Laws (hereinafter defined) and with all Landlord’s Work (defined below) completed.  In the event Landlord fails to deliver the Premises to Tenant as required herein on the Commencement Date, the Commencement Date shall be extended until the date Landlord delivers the Premises to Tenant as required herein and Tenant accepts the same in writing</w:t>
      </w:r>
      <w:del w:author="David Reed" w:id="2" w:date="2025-12-19T15:59:49.4372471+00:00">
        <w:r>
          <w:rPr pt14:Unid="6c3f019099bf4fda942372dfb70e2e5c">
            <w:szCs w:val="24" pt14:Unid="4eaf80b498564d38abccd6ee16c2072a"/>
          </w:rPr>
          <w:delText>.</w:delText>
        </w:r>
      </w:del>
      <w:ins w:author="David Reed" w:id="3" w:date="2025-12-19T15:59:49.4372471+00:00">
        <w:r>
          <w:rPr pt14:Unid="8d3a0c232d1a4846bb628cbd8c9b957e">
            <w:szCs w:val="24" pt14:Unid="ae58f1dbcc034756a58e76d7373f2370"/>
          </w:rPr>
          <w:t xml:space="preserve">; provided, however, in the event Landlord fails to deliver the Premises to Tenant as required herein on or before ___________, 2026 for any reason whatsoever, Tenant may, in its sole discretion, either (a) terminate this Lease by written notification to Landlord, and upon such termination, Landlord shall return the Security Deposit (defined below) to Tenant and the parties shall have no further obligation under this Lease (other than with respect to obligations that survive the termination of this Lease, as expressly set forth herein), or (b) continue to allow the Commencement Date to be extended until Landlord delivers the Premises to Tenant as required herein.  In the event Tenant elects option (b) above, Tenant shall retain the right to terminate this Lease at any time thereafter upon written notice. </w:t>
        </w:r>
      </w:ins>
      <w:r>
        <w:rPr pt14:Unid="8d3a0c232d1a4846bb628cbd8c9b957e">
          <w:szCs w:val="24" pt14:Unid="ae58f1dbcc034756a58e76d7373f2370"/>
        </w:rPr>
        <w:t xml:space="preserve"> Upon delivery of the Premises to Tenant and receipt of certification from Landlord’s Engineer or Architect that Landlord’s Work was completed as described herein, Tenant shall acknowledge in writing its acceptance of the Premises if the same complies with the provisions of this Lease or promptly provide Landlord with written notice of any deficiencies in the Premises which are Landlord’s obligation hereunder, whereupon Landlord shall promptly correct such items at Landlord’s sole cost and expense.  Upon correction of such items, Tenant shall advise Landlord in writing and such date shall be deemed the Commencement Date hereunder.  In the event Landlord fails to promptly correct such items after receipt of written notice from Tenant, Tenant shall have the right, but not the obligation, to correct such items and offset the cost thereof from the next installment(s) </w:t>
      </w:r>
      <w:del w:author="David Reed" w:id="4" w:date="2025-12-19T15:59:49.4372471+00:00">
        <w:r>
          <w:rPr pt14:Unid="aca449499d6a4d13b62ec850e8a89017">
            <w:szCs w:val="24" pt14:Unid="cdba6ee132eb4bfaa69959cf5197a8ea"/>
          </w:rPr>
          <w:delText>or</w:delText>
        </w:r>
      </w:del>
      <w:ins w:author="David Reed" w:id="5" w:date="2025-12-19T15:59:49.4372471+00:00">
        <w:r>
          <w:rPr pt14:Unid="8d3a0c232d1a4846bb628cbd8c9b957e">
            <w:szCs w:val="24" pt14:Unid="ae58f1dbcc034756a58e76d7373f2370"/>
          </w:rPr>
          <w:t>of</w:t>
        </w:r>
      </w:ins>
      <w:r>
        <w:rPr pt14:Unid="8d3a0c232d1a4846bb628cbd8c9b957e">
          <w:szCs w:val="24" pt14:Unid="ae58f1dbcc034756a58e76d7373f2370"/>
        </w:rPr>
        <w:t xml:space="preserve"> Rent due hereunder</w:t>
      </w:r>
      <w:r>
        <w:rPr pt14:Unid="d770bc28c0b447c58d917913940eff1e">
          <w:i pt14:Unid="6c2588830a7c45e3a00c5dd727d6266e"/>
          <w:szCs w:val="24" pt14:Unid="94eca5e3d0a64258ad24752204a395f5"/>
        </w:rPr>
        <w:t>.</w:t>
      </w:r>
    </w:p>
    <w:p pt14:Unid="d75b399c5b9c4e29a25687be11a07bfb">
      <w:pPr pt14:Unid="1f364b4812454febb45c6152d36f7e80">
        <w:jc w:val="both" pt14:Unid="44a8f0d428b349a0b8e85f38224437fc"/>
        <w:rPr pt14:Unid="5f9708b4c9e6409baf27c93816deb087">
          <w:iCs pt14:Unid="be690884ecd241cd8522fbb3b48f4579"/>
          <w:szCs w:val="24" pt14:Unid="c65b105b7f124209b4913d28715be5a1"/>
        </w:rPr>
      </w:pPr>
    </w:p>
    <w:p pt14:Unid="86b2036a7ccb4fa886777f828f6766af">
      <w:pPr pt14:Unid="0725c937670e41cfbfe30433840bf641">
        <w:jc w:val="both" pt14:Unid="53b833cfb2554bdaaf4527a1f319c150"/>
        <w:rPr pt14:Unid="157479903ef340f7bd9d3d9f698f1304">
          <w:iCs pt14:Unid="ea1237597cba4643b8456d88dfe502ce"/>
          <w:szCs w:val="24" pt14:Unid="b51e1028a4b943f384ca4e7921f33b05"/>
        </w:rPr>
      </w:pPr>
      <w:r>
        <w:rPr pt14:Unid="3c88d4ed1fa14b5c9fdcd8816309bfe7">
          <w:iCs pt14:Unid="32dc898db7a54e16acb7b804c4b0b96f"/>
          <w:szCs w:val="24" pt14:Unid="ba9242927a2a4b3a80b60e9766937d10"/>
        </w:rPr>
        <w:tab pt14:Unid="1db6a45df85a4466a70e0f1d7fdff3de"/>
      </w:r>
      <w:r>
        <w:rPr pt14:Unid="412f52811f80439dbd80e955b9294fbd">
          <w:b pt14:Unid="7d751717f2fc443b9460d0b9b9a996f2"/>
          <w:bCs pt14:Unid="271be6e4fbc64cf281326665f7013063"/>
          <w:iCs pt14:Unid="8577cdb4c84c472a9b33b3f84436c4d2"/>
          <w:szCs w:val="24" pt14:Unid="7e193c129a98462f8bb44f42df055d71"/>
        </w:rPr>
        <w:t xml:space="preserve">3.3  </w:t>
      </w:r>
      <w:r>
        <w:rPr pt14:Unid="ca9be44a1c7d4517a013c9a3f23b9347">
          <w:b pt14:Unid="ec29508b68904a4c980ab90a07d0a130"/>
          <w:bCs pt14:Unid="9d6ee3d46d6a4b529dd506878ae9db0a"/>
          <w:iCs pt14:Unid="a3fdabd415fa4f5ab8eb7dfa9d7dbf3b"/>
          <w:szCs w:val="24" pt14:Unid="9aef5d46e2b34b3587b0c79a56506747"/>
          <w:u w:val="single" pt14:Unid="05b9b2f1a6854de7b10439d7294ff630"/>
        </w:rPr>
        <w:t>Landlord’s Work</w:t>
      </w:r>
      <w:r>
        <w:rPr pt14:Unid="56ef91b47c1447cbaf5128f24442b68f">
          <w:iCs pt14:Unid="8bdeaad983114350ab99ff12259721c0"/>
          <w:szCs w:val="24" pt14:Unid="0d1c6bdd35aa4fbc8409f8add0b9c558"/>
        </w:rPr>
        <w:t xml:space="preserve">.  Prior to the Commencement Date, Landlord shall complete the work set forth on </w:t>
      </w:r>
      <w:r>
        <w:rPr pt14:Unid="827ae950e1af48fe841a76d978b8e1d4">
          <w:iCs pt14:Unid="c4edbb3dc04b407ab8c605baf5b9b9ac"/>
          <w:szCs w:val="24" pt14:Unid="aacdc86012bb4b0694f526da6556c26f"/>
          <w:u w:val="single" pt14:Unid="847ec44eff6e4ddf9682fadf2a7af52b"/>
        </w:rPr>
        <w:t>Exhibit “B”</w:t>
      </w:r>
      <w:r>
        <w:rPr pt14:Unid="717454e7a6d5450e856e2fd0a949576b">
          <w:iCs pt14:Unid="db22e106025e4d09b5609d74fce26d88"/>
          <w:szCs w:val="24" pt14:Unid="d875340681cf4c55b16ab4fbc6103249"/>
        </w:rPr>
        <w:t xml:space="preserve"> attached hereto and incorporated herein (the “</w:t>
      </w:r>
      <w:r>
        <w:rPr pt14:Unid="1da6e06e8cab439e8130d0222693d917">
          <w:b pt14:Unid="ddc121d99c26400389b1064d4af526d1"/>
          <w:bCs pt14:Unid="76ea64230a62471d85706f626af79068"/>
          <w:iCs pt14:Unid="0d86cdbb055e4b98b4ee038ee202eb94"/>
          <w:szCs w:val="24" pt14:Unid="2266d1b6dc5f4423b3520367f17afc1c"/>
        </w:rPr>
        <w:t>Landlord’s Work</w:t>
      </w:r>
      <w:r>
        <w:rPr pt14:Unid="69ffb86341d84bce8d0effe498cda5e1">
          <w:iCs pt14:Unid="b81c587d31704bb8b18cf159b43ed57a"/>
          <w:szCs w:val="24" pt14:Unid="6bda8b06777b4cdd86aa27439a4c1574"/>
        </w:rPr>
        <w:t>”) at its sole cost and expense.  In the event the consent or approval of the owner of the adjacent parcel currently leased by Tenant for the removal of the existing fence, Tenant shall be responsible for obtaining the same.</w:t>
      </w:r>
      <w:ins w:author="David Reed" w:id="6" w:date="2025-12-19T15:59:49.4372471+00:00">
        <w:r>
          <w:rPr pt14:Unid="69ffb86341d84bce8d0effe498cda5e1">
            <w:iCs pt14:Unid="b81c587d31704bb8b18cf159b43ed57a"/>
            <w:szCs w:val="24" pt14:Unid="6bda8b06777b4cdd86aa27439a4c1574"/>
          </w:rPr>
          <w:t xml:space="preserve">  In the event Landlord’s Work is completed by Landlord prior to the Commencement Date, Landlord shall provide written notice to Tenant, whereupon Tenant shall have the right, in its sole discretion, to occupy all or part of the Premises, commence the Tenant Improvements (defined below), and commence business operations therein (the “</w:t>
        </w:r>
      </w:ins>
      <w:ins w:author="David Reed" w:id="7" w:date="2025-12-19T15:59:49.4372471+00:00">
        <w:r>
          <w:rPr pt14:Unid="141301da419f4d84802c4eabdd33859d">
            <w:b pt14:Unid="4ae94eabb48441cfb0a23b6be97c0a88"/>
            <w:bCs pt14:Unid="14de02a79f424ab9adc08dda05c84d20"/>
            <w:iCs pt14:Unid="e7203d1521fb406781ae121138eb46ae"/>
            <w:szCs w:val="24" pt14:Unid="ab12bc677413455fb2f6ebd00f2621e7"/>
          </w:rPr>
          <w:t>Beneficial Occupancy Period</w:t>
        </w:r>
      </w:ins>
      <w:ins w:author="David Reed" w:id="8" w:date="2025-12-19T15:59:49.4372471+00:00">
        <w:r>
          <w:rPr pt14:Unid="0f3b9c2c353a4369aba3c68c6faf23f4">
            <w:iCs pt14:Unid="14e48723b19d43c8b5903f334e8b033f"/>
            <w:szCs w:val="24" pt14:Unid="19aacacf909449daaa5f35b8e9226096"/>
          </w:rPr>
          <w:t xml:space="preserve">”).  During any portion of the Beneficial Occupancy Period in which Tenant elects to occupy the Premises, all of the terms and provisions of this Lease shall apply; provided, however, Tenant shall not be obligated for the payment of Monthly Base Rent or any Operating Expenses. </w:t>
        </w:r>
      </w:ins>
    </w:p>
    <w:p pt14:Unid="54c9d4eee9fa424cb1703eb59fab8fae">
      <w:pPr pt14:Unid="f7a20420c03c4bb989d2fd5130d44a83">
        <w:jc w:val="both" pt14:Unid="ed9d9033ff0e485ea5d2b3a166cc5832"/>
        <w:rPr pt14:Unid="19ec345843304369bb743e2bb07c9a15">
          <w:iCs pt14:Unid="4f14f38c06d44774a4f010e5d6901fdf"/>
          <w:szCs w:val="24" pt14:Unid="d04b20487b064acbbdd1e159259edfd7"/>
        </w:rPr>
      </w:pPr>
    </w:p>
    <w:p pt14:Unid="9248cb09f1994d6782955ab07b75a8e8">
      <w:pPr pt14:Unid="da4cc97f818b49c4bf9b9d557694da3a">
        <w:jc w:val="both" pt14:Unid="66a043ccd1f84f96ad69b10f1619e826"/>
        <w:rPr pt14:Unid="1b6c05fb089f4a539b5f536bd8a509d2">
          <w:iCs pt14:Unid="0bc5c470fb7840a6adeddbed10cb5ed2"/>
          <w:szCs w:val="24" pt14:Unid="2757f34aaf404127aea679daaa933d94"/>
        </w:rPr>
      </w:pPr>
      <w:r>
        <w:rPr pt14:Unid="4f515f44d5b54098987b1cc7da83d86f">
          <w:iCs pt14:Unid="9b8416e2e2e143ab809e6af23f8efb35"/>
          <w:szCs w:val="24" pt14:Unid="57d7f5d8b8b6489899c6216cee8814d6"/>
        </w:rPr>
        <w:tab pt14:Unid="d40bd09e8ddf4bedb8eb15d20c2b832c"/>
      </w:r>
      <w:r>
        <w:rPr pt14:Unid="9aca55033f7c4b73af0d03bf4e37866c">
          <w:b pt14:Unid="5f2606821ab740bb89dc41feb9583fe6"/>
          <w:bCs pt14:Unid="7b39cda7edc2497091a5d5ca7fbfb6c4"/>
          <w:iCs pt14:Unid="f94937eba3a745b19e986b0b988edd3f"/>
          <w:szCs w:val="24" pt14:Unid="1f55b3146244499db78e6935bb66c0d5"/>
        </w:rPr>
        <w:t>3.4  Intentionally Deleted</w:t>
      </w:r>
      <w:r>
        <w:rPr pt14:Unid="e7f3a202178f4c18839cb60621626a37">
          <w:iCs pt14:Unid="24bbde978a9f4081a573c8b7f9124133"/>
          <w:szCs w:val="24" pt14:Unid="3dfc3345d3644d0d9ee9d663be555f67"/>
        </w:rPr>
        <w:t xml:space="preserve">.  </w:t>
      </w:r>
    </w:p>
    <w:p pt14:Unid="e2f2c4c6f488461e8e5984011e9fdca9">
      <w:pPr pt14:Unid="94d8ff5ee3434fe4b5f64ffe9a12a2c7">
        <w:jc w:val="both" pt14:Unid="5f1c5e20d56d459db0e8a2ccce2e1c75"/>
        <w:rPr pt14:Unid="755f6f45513b4f37a89865f257c1cce6">
          <w:iCs pt14:Unid="07024f4539e84eed8208f995b4e33bd9"/>
          <w:szCs w:val="24" pt14:Unid="b37ffbf738ad4683ada62a59edf0e832"/>
        </w:rPr>
      </w:pPr>
    </w:p>
    <w:p pt14:Unid="a458421d6aeb4dddad4881796f5807d4">
      <w:pPr pt14:Unid="f55e2cd1d1f7423ca06e3bfebec20c00">
        <w:jc w:val="both" pt14:Unid="628fd67dd96945f68fe75df415b89f65"/>
      </w:pPr>
      <w:r>
        <w:tab pt14:Unid="03ee66e29855414fa4e13a753bacf74a"/>
      </w:r>
      <w:r>
        <w:rPr pt14:Unid="a7a5dedb12374992aca734d0e31b0a66">
          <w:b pt14:Unid="4da64a621d194426b03cfca0e632bd0e"/>
        </w:rPr>
        <w:t xml:space="preserve">3.5  </w:t>
      </w:r>
      <w:r>
        <w:rPr pt14:Unid="0d24c28a12b24442814f0edf9e79469f">
          <w:b pt14:Unid="208afdf0a80846078b68e96bea81c647"/>
          <w:u w:val="single" pt14:Unid="4e20730f2d8349b084ebbfd88ce50f80"/>
        </w:rPr>
        <w:t>Prorations</w:t>
      </w:r>
      <w:r>
        <w:t>.  If any payments, rights or obligations hereunder (whether relating to payment of Rent, Taxes, insurance, other impositions, or to any other provision of this Lease) relate to a period in part before the Commencement Date or in part after the date of expiration or termination of the Term, appropriate adjustments and prorations shall be made.</w:t>
      </w:r>
    </w:p>
    <w:p pt14:Unid="4a7f85f2a31c480390dcbc6b18725ad4">
      <w:pPr/>
    </w:p>
    <w:p pt14:Unid="9b364483cd96470a9232209d2716269a">
      <w:pPr pt14:Unid="dcfc7036d513467fb79ccce354da55e8">
        <w:jc w:val="both" pt14:Unid="d66ed2ad60d04ba7ba9d82ed329470d7"/>
      </w:pPr>
      <w:r>
        <w:tab pt14:Unid="edb739e69f214476bc142f4fbee8c363"/>
      </w:r>
      <w:r>
        <w:rPr pt14:Unid="e268f4f78d1e4a6b9b78842493f5ef08">
          <w:b pt14:Unid="23a287dc6d164be093ca4d576eb42aa9"/>
        </w:rPr>
        <w:t xml:space="preserve">3.6  </w:t>
      </w:r>
      <w:r>
        <w:rPr pt14:Unid="2c23917fda094d7fb50598ee97bb28f8">
          <w:b pt14:Unid="8267e3b347364636a5724d4148304b4e"/>
          <w:u w:val="single" pt14:Unid="8f595367c69343bab313804171da8ce9"/>
        </w:rPr>
        <w:t>Surrender at End of Term</w:t>
      </w:r>
      <w:r>
        <w:t>.  Upon the last day of the Term or upon the earlier termination of this Lease pursuant to the provisions hereof and irrespective of when and how such termination occurs Tenant shall surrender and deliver to Landlord the Premises (other than Tenant’s Property (defined below)), without delay, (a) in broom clean condition reasonable wear and tear and damage due to casualty excepted, and (b) with fencing installed to replace the fencing removed by Landlord as a part of Landlord’s work of similar size and type, whereupon Tenant shall have no further right, title or interest in and to said Premises.  Any trade fixtures, business equipment, inventory, trademarked items, signs and other removable personal property located or installed in or on the Premises (“</w:t>
      </w:r>
      <w:r>
        <w:rPr pt14:Unid="3d1c1717397e42eb9b0ef87928626862">
          <w:b pt14:Unid="c47ec8ab640c43cfbe894373102359c9"/>
        </w:rPr>
        <w:t>Tenant’s Property</w:t>
      </w:r>
      <w:r>
        <w:t>”) shall be removed by Tenant on or before the last day of the Term or upon the earlier termination of this Lease pursuant to the provisions hereof, and Tenant shall repair any damage occasioned by the removal of Tenant’s Property.</w:t>
      </w:r>
    </w:p>
    <w:p pt14:Unid="cb0920cb8e1848b191103454afdc49ff">
      <w:pPr/>
    </w:p>
    <w:p pt14:Unid="e3571b6e31de4e53bf89f64951c3e5f2">
      <w:pPr pt14:Unid="0ea579b7f748464689e1ef23d6e1d802">
        <w:jc w:val="center" pt14:Unid="6c47279750e648cb95814a28e8751386"/>
        <w:rPr pt14:Unid="ba8b2f1ee8fb4fa8b43d224c658a62ef">
          <w:b pt14:Unid="1b4539f399bc4d1593d644e953ca7acd"/>
        </w:rPr>
      </w:pPr>
      <w:r>
        <w:rPr pt14:Unid="df622d06ea334fe49fcfa66b1fdce07e">
          <w:b pt14:Unid="bd7b9b7c2af946779fc9d2e8b8c03d1d"/>
        </w:rPr>
        <w:t xml:space="preserve">SECTION 4 - </w:t>
      </w:r>
      <w:r>
        <w:rPr pt14:Unid="efb2d5ff84384e7ab43c6a28c15c6c3b">
          <w:b pt14:Unid="e5a54f2a73484d44bb54e891d064c9b2"/>
          <w:u w:val="single" pt14:Unid="4878a7a070cb4675a7fd11c1b1317f56"/>
        </w:rPr>
        <w:t>RENT; SECURITY DEPOSIT; OPERATING EXPENSES, TAXES AND UTILITIES</w:t>
      </w:r>
    </w:p>
    <w:p pt14:Unid="f3c75d9209cc452da4e58e107736cae7">
      <w:pPr/>
    </w:p>
    <w:p pt14:Unid="677ca512e8f949c4bb25e39bc8c5f058">
      <w:pPr/>
      <w:r>
        <w:tab pt14:Unid="c49952a946484d6a94f6cdc0930d10b9"/>
      </w:r>
      <w:r>
        <w:rPr pt14:Unid="1309b34669b342dc8bf8a9f6c7dba7ae">
          <w:b pt14:Unid="ad303d8d972942898e59fcb8949f2c38"/>
        </w:rPr>
        <w:t xml:space="preserve">4.1  </w:t>
      </w:r>
      <w:r>
        <w:rPr pt14:Unid="1187686d9e6841b4bde1e304e25f16ed">
          <w:b pt14:Unid="75cf7ead5ff64f9f96e0d66013582192"/>
          <w:u w:val="single" pt14:Unid="224dcf0b931a404eaa6dfc49f5ad262f"/>
        </w:rPr>
        <w:t>Rent</w:t>
      </w:r>
      <w:r>
        <w:t>.</w:t>
      </w:r>
    </w:p>
    <w:p pt14:Unid="824239af85a643878a60b8be3cc13506">
      <w:pPr/>
    </w:p>
    <w:p pt14:Unid="fd9123dc63334bd1a308dc8d0862045a">
      <w:pPr pt14:Unid="212676d1c2d341ac90ea916ba54f8f62">
        <w:jc w:val="both" pt14:Unid="987f7b9cd8234182be3951f09c6f0fc9"/>
      </w:pPr>
      <w:r>
        <w:tab pt14:Unid="b774ed19bd824940bd49088cc757c193"/>
      </w:r>
      <w:r>
        <w:t>(a) Commencing on the Commencement Date and ending on the termination date of this Lease, Tenant covenants and agrees to pay to Landlord in lawful money of the United States of America the following sums of money each month during the Term (the “</w:t>
      </w:r>
      <w:r>
        <w:rPr pt14:Unid="6dad2ae938454337b7bc6fbf706bd5a9">
          <w:b pt14:Unid="dcea7e43595144e7bf11469f07a82219"/>
          <w:bCs pt14:Unid="bc483d359bc74e589665f15118dc2081"/>
        </w:rPr>
        <w:t>Base R</w:t>
      </w:r>
      <w:r>
        <w:rPr pt14:Unid="25d4d547f6294ef3be0287bec6797648">
          <w:b pt14:Unid="e119f2c21b484215bdbe97eed18a36b0"/>
        </w:rPr>
        <w:t>ent</w:t>
      </w:r>
      <w:r>
        <w:t>”):</w:t>
      </w:r>
    </w:p>
    <w:p pt14:Unid="9cadfd88f58b4f8f8f95d483a0d52dd6">
      <w:pPr/>
      <w:r>
        <w:tab pt14:Unid="a38bbc7e28474a6b9ac55435cd1bbce3"/>
      </w:r>
    </w:p>
    <w:p pt14:Unid="6a485f5147944bcc88ca42cb7ae542f6">
      <w:pPr pt14:Unid="1cd63b12713f456dacd8af2268dfc029">
        <w:rPr pt14:Unid="6be6c91480a5483498b5ad2f61bf8181">
          <w:b pt14:Unid="d8b8aa87a2b44a5ca8f423a62f4c95e1"/>
        </w:rPr>
      </w:pPr>
      <w:r>
        <w:tab pt14:Unid="402b49f50d4d432aab38c975db729b7c"/>
      </w:r>
      <w:r>
        <w:tab pt14:Unid="2e69ce7a500743118d4c76d94884fadb"/>
      </w:r>
      <w:r>
        <w:tab pt14:Unid="4298b2757d084190b03766e8baacb941"/>
      </w:r>
      <w:r>
        <w:rPr pt14:Unid="2afe04cf03c9447dbffb2118e24eb967">
          <w:b pt14:Unid="f13b4c9733ca48ccb0308892c33fbb56"/>
          <w:bCs pt14:Unid="43b11c8a7d474b9385ec40f2de68a610"/>
          <w:u w:val="single" pt14:Unid="612c42b8e6d146a7b59e1ab296ac2a84"/>
        </w:rPr>
        <w:t>Month</w:t>
      </w:r>
      <w:r>
        <w:tab pt14:Unid="98c10fc3720746e996d567d2c9c8fd02"/>
      </w:r>
      <w:r>
        <w:rPr pt14:Unid="8ac9dd36651046aea49a6f715abc7cc8">
          <w:b pt14:Unid="17312ae7a6184f6693f6999a247e7adc"/>
        </w:rPr>
        <w:tab pt14:Unid="6be4f715761744e8bd885efd4fe7730d"/>
      </w:r>
      <w:r>
        <w:rPr pt14:Unid="3b2d56daa760400fa0975b648310db9d">
          <w:b pt14:Unid="c879101b54934c179551c62677335b79"/>
        </w:rPr>
        <w:tab pt14:Unid="4832b8e5b463445d92b6fc166ab17e02"/>
      </w:r>
      <w:r>
        <w:rPr pt14:Unid="ee579ffdeb2e48cba4c2583376a2a9d8">
          <w:b pt14:Unid="c60c429c8c484a9d8b3ea394f4dd1438"/>
        </w:rPr>
        <w:tab pt14:Unid="e836e725de924f719aed5167bec481d0"/>
      </w:r>
      <w:r>
        <w:rPr pt14:Unid="eb2f6b6044b644e8b1c2473a7a3e929c">
          <w:b pt14:Unid="91f74efb185845b49b95cef6d8e36629"/>
          <w:u w:val="single" pt14:Unid="32d8486fed374c2196eebc7025115684"/>
        </w:rPr>
        <w:t>Monthly Base Rent</w:t>
      </w:r>
    </w:p>
    <w:p pt14:Unid="7a7a3832818d4f9684684642fdcfedf0">
      <w:pPr/>
    </w:p>
    <w:p pt14:Unid="8a96bd2f49174ab7a10724914266dbcf">
      <w:pPr/>
      <w:r>
        <w:tab pt14:Unid="a59a72db1a944eb495c5c9920880f2dc"/>
      </w:r>
      <w:r>
        <w:tab pt14:Unid="ec580a70be674224ab3bd67019f0e5f5"/>
      </w:r>
      <w:r>
        <w:tab pt14:Unid="ea7621d9c61d454d98c4124ba6bd847b"/>
      </w:r>
      <w:r>
        <w:t>1-</w:t>
      </w:r>
      <w:del w:author="David Reed" w:id="9" w:date="2025-12-19T15:59:49.4372471+00:00">
        <w:r>
          <w:delText>12</w:delText>
        </w:r>
      </w:del>
      <w:ins w:author="David Reed" w:id="10" w:date="2025-12-19T15:59:49.4372471+00:00">
        <w:r>
          <w:t>4</w:t>
        </w:r>
      </w:ins>
      <w:r>
        <w:tab pt14:Unid="6b78a9c05d4f4da0a6636bd6e2c0a2b2"/>
      </w:r>
      <w:r>
        <w:tab pt14:Unid="7b35c34937b843e9931d6344f9bbadc0"/>
      </w:r>
      <w:r>
        <w:tab pt14:Unid="7105d343427d4386bda39fee5dcabd21"/>
      </w:r>
      <w:r>
        <w:tab pt14:Unid="befcdb4c54344451b1430cc054c85472"/>
      </w:r>
      <w:del w:author="David Reed" w:id="11" w:date="2025-12-19T15:59:49.4372471+00:00">
        <w:r>
          <w:delText>$TBD</w:delText>
        </w:r>
      </w:del>
      <w:del w:author="David Reed" w:id="12" w:date="2025-12-19T15:59:49.4372471+00:00">
        <w:r>
          <w:tab pt14:Status="Deleted"/>
        </w:r>
      </w:del>
      <w:del w:author="David Reed" w:id="13" w:date="2025-12-19T15:59:49.4372471+00:00">
        <w:r>
          <w:tab pt14:Status="Deleted"/>
        </w:r>
      </w:del>
      <w:del w:author="David Reed" w:id="14" w:date="2025-12-19T15:59:49.4372471+00:00">
        <w:r>
          <w:tab pt14:Status="Deleted"/>
        </w:r>
      </w:del>
      <w:del w:author="David Reed" w:id="15" w:date="2025-12-19T15:59:49.4372471+00:00">
        <w:r>
          <w:tab pt14:Status="Deleted"/>
        </w:r>
      </w:del>
      <w:del w:author="David Reed" w:id="16" w:date="2025-12-19T15:59:49.4372471+00:00">
        <w:r>
          <w:tab pt14:Status="Deleted"/>
        </w:r>
      </w:del>
      <w:del w:author="David Reed" w:id="17" w:date="2025-12-19T15:59:49.4372471+00:00">
        <w:r>
          <w:tab pt14:Status="Deleted"/>
        </w:r>
      </w:del>
      <w:del w:author="David Reed" w:id="18" w:date="2025-12-19T15:59:49.4372471+00:00">
        <w:r>
          <w:tab pt14:Status="Deleted"/>
        </w:r>
      </w:del>
      <w:del w:author="David Reed" w:id="19" w:date="2025-12-19T15:59:49.4372471+00:00">
        <w:r>
          <w:tab pt14:Status="Deleted"/>
        </w:r>
      </w:del>
      <w:del w:author="David Reed" w:id="20" w:date="2025-12-19T15:59:49.4372471+00:00">
        <w:r>
          <w:tab pt14:Status="Deleted"/>
        </w:r>
      </w:del>
      <w:del w:author="David Reed" w:id="21" w:date="2025-12-19T15:59:49.4372471+00:00">
        <w:r>
          <w:delText>13-24</w:delText>
        </w:r>
      </w:del>
      <w:del w:author="David Reed" w:id="22" w:date="2025-12-19T15:59:49.4372471+00:00">
        <w:r>
          <w:tab pt14:Status="Deleted"/>
        </w:r>
      </w:del>
      <w:del w:author="David Reed" w:id="23" w:date="2025-12-19T15:59:49.4372471+00:00">
        <w:r>
          <w:tab pt14:Status="Deleted"/>
        </w:r>
      </w:del>
      <w:del w:author="David Reed" w:id="24" w:date="2025-12-19T15:59:49.4372471+00:00">
        <w:r>
          <w:tab pt14:Status="Deleted"/>
        </w:r>
      </w:del>
      <w:del w:author="David Reed" w:id="25" w:date="2025-12-19T15:59:49.4372471+00:00">
        <w:r>
          <w:tab pt14:Status="Deleted"/>
        </w:r>
      </w:del>
      <w:del w:author="David Reed" w:id="26" w:date="2025-12-19T15:59:49.4372471+00:00">
        <w:r>
          <w:delText>$11,668.28</w:delText>
        </w:r>
      </w:del>
      <w:ins w:author="David Reed" w:id="27" w:date="2025-12-19T15:59:49.4372471+00:00">
        <w:r>
          <w:t>$0.00</w:t>
        </w:r>
      </w:ins>
      <w:ins w:author="David Reed" w:id="28" w:date="2025-12-19T15:59:49.4372471+00:00">
        <w:r>
          <w:rPr pt14:Unid="2167bf26874f4a2c8fe7d2dd844a41aa">
            <w:rStyle w:val="FootnoteReference" pt14:Unid="5344342208294965a119075424203e9b"/>
            <w:sz w:val="16" pt14:Unid="5da0869db8874cf5b0dc052fd4269ce2"/>
            <w:szCs w:val="16" pt14:Unid="944e553d5b444041913e815f0bce09b5"/>
            <w:highlight w:val="yellow" pt14:Unid="69b13549f86345d29edcf4c26fb60907"/>
          </w:rPr>
          <w:footnoteReference w:id="1" pt14:Status="Inserted"/>
        </w:r>
      </w:ins>
      <w:ins w:author="David Reed" w:id="29" w:date="2025-12-19T15:59:49.4372471+00:00">
        <w:r>
          <w:tab pt14:Status="Inserted"/>
        </w:r>
      </w:ins>
    </w:p>
    <w:p pt14:Unid="01a90314775e4a5d8f846aa3c7c75059">
      <w:pPr pt14:Status="Inserted">
        <w:rPr>
          <w:ins w:author="David Reed" w:id="30" w:date="2025-12-19T15:59:49.4372471+00:00"/>
        </w:rPr>
      </w:pPr>
      <w:ins w:author="David Reed" w:id="31" w:date="2025-12-19T15:59:49.4372471+00:00">
        <w:r>
          <w:tab pt14:Status="Inserted"/>
        </w:r>
      </w:ins>
      <w:ins w:author="David Reed" w:id="32" w:date="2025-12-19T15:59:49.4372471+00:00">
        <w:r>
          <w:tab pt14:Status="Inserted"/>
        </w:r>
      </w:ins>
      <w:ins w:author="David Reed" w:id="33" w:date="2025-12-19T15:59:49.4372471+00:00">
        <w:r>
          <w:tab pt14:Status="Inserted"/>
        </w:r>
      </w:ins>
      <w:ins w:author="David Reed" w:id="34" w:date="2025-12-19T15:59:49.4372471+00:00">
        <w:r>
          <w:t>5-12</w:t>
        </w:r>
      </w:ins>
      <w:ins w:author="David Reed" w:id="35" w:date="2025-12-19T15:59:49.4372471+00:00">
        <w:r>
          <w:tab pt14:Status="Inserted"/>
        </w:r>
      </w:ins>
      <w:ins w:author="David Reed" w:id="36" w:date="2025-12-19T15:59:49.4372471+00:00">
        <w:r>
          <w:tab pt14:Status="Inserted"/>
        </w:r>
      </w:ins>
      <w:ins w:author="David Reed" w:id="37" w:date="2025-12-19T15:59:49.4372471+00:00">
        <w:r>
          <w:tab pt14:Status="Inserted"/>
        </w:r>
      </w:ins>
      <w:ins w:author="David Reed" w:id="38" w:date="2025-12-19T15:59:49.4372471+00:00">
        <w:r>
          <w:tab pt14:Status="Inserted"/>
        </w:r>
      </w:ins>
      <w:ins w:author="David Reed" w:id="39" w:date="2025-12-19T15:59:49.4372471+00:00">
        <w:r>
          <w:t>$11,301.00</w:t>
        </w:r>
      </w:ins>
      <w:ins w:author="David Reed" w:id="40" w:date="2025-12-19T15:59:49.4372471+00:00">
        <w:r>
          <w:tab pt14:Status="Inserted"/>
        </w:r>
      </w:ins>
      <w:ins w:author="David Reed" w:id="41" w:date="2025-12-19T15:59:49.4372471+00:00">
        <w:r>
          <w:tab pt14:Status="Inserted"/>
        </w:r>
      </w:ins>
      <w:ins w:author="David Reed" w:id="42" w:date="2025-12-19T15:59:49.4372471+00:00">
        <w:r>
          <w:tab pt14:Status="Inserted"/>
        </w:r>
      </w:ins>
      <w:ins w:author="David Reed" w:id="43" w:date="2025-12-19T15:59:49.4372471+00:00">
        <w:r>
          <w:tab pt14:Status="Inserted"/>
        </w:r>
      </w:ins>
      <w:ins w:author="David Reed" w:id="44" w:date="2025-12-19T15:59:49.4372471+00:00">
        <w:r>
          <w:tab pt14:Status="Inserted"/>
        </w:r>
      </w:ins>
      <w:ins w:author="David Reed" w:id="45" w:date="2025-12-19T15:59:49.4372471+00:00">
        <w:r>
          <w:tab pt14:Status="Inserted"/>
        </w:r>
      </w:ins>
      <w:ins w:author="David Reed" w:id="46" w:date="2025-12-19T15:59:49.4372471+00:00">
        <w:r>
          <w:tab pt14:Status="Inserted"/>
        </w:r>
      </w:ins>
      <w:ins w:author="David Reed" w:id="47" w:date="2025-12-19T15:59:49.4372471+00:00">
        <w:r>
          <w:tab pt14:Status="Inserted"/>
        </w:r>
      </w:ins>
      <w:ins w:author="David Reed" w:id="48" w:date="2025-12-19T15:59:49.4372471+00:00">
        <w:r>
          <w:t>13-24</w:t>
        </w:r>
      </w:ins>
      <w:ins w:author="David Reed" w:id="49" w:date="2025-12-19T15:59:49.4372471+00:00">
        <w:r>
          <w:tab pt14:Status="Inserted"/>
        </w:r>
      </w:ins>
      <w:ins w:author="David Reed" w:id="50" w:date="2025-12-19T15:59:49.4372471+00:00">
        <w:r>
          <w:tab pt14:Status="Inserted"/>
        </w:r>
      </w:ins>
      <w:ins w:author="David Reed" w:id="51" w:date="2025-12-19T15:59:49.4372471+00:00">
        <w:r>
          <w:tab pt14:Status="Inserted"/>
        </w:r>
      </w:ins>
      <w:ins w:author="David Reed" w:id="52" w:date="2025-12-19T15:59:49.4372471+00:00">
        <w:r>
          <w:tab pt14:Status="Inserted"/>
        </w:r>
      </w:ins>
      <w:ins w:author="David Reed" w:id="53" w:date="2025-12-19T15:59:49.4372471+00:00">
        <w:r>
          <w:t>$11,668.28</w:t>
        </w:r>
      </w:ins>
    </w:p>
    <w:p pt14:Unid="0a21142952184d828cd7603410741a35">
      <w:pPr pt14:Unid="d25c7f81b0bd49f0a164ec51596e442a">
        <w:ind w:left="1440" w:firstLine="720" pt14:Unid="09d44754284e4a53b94395fd43b32435"/>
      </w:pPr>
      <w:r>
        <w:t>25-36</w:t>
      </w:r>
      <w:r>
        <w:tab pt14:Unid="e66cd1f2df0540bc9980970c713b18bb"/>
      </w:r>
      <w:r>
        <w:tab pt14:Unid="570b14dd5b8f40cbb4a64b48cfee51af"/>
      </w:r>
      <w:r>
        <w:tab pt14:Unid="fca3c59ae40745289cf762c18281e71d"/>
      </w:r>
      <w:r>
        <w:tab pt14:Unid="95565c46bdcc4e8f8989c9155cc734f8"/>
      </w:r>
      <w:r>
        <w:t>$12,047.50</w:t>
      </w:r>
      <w:r>
        <w:tab pt14:Unid="bd4f0b4cd34647a6a9f2adaf7e867b00"/>
      </w:r>
      <w:r>
        <w:tab pt14:Unid="4566c536f8d64977b3bdcb02cae51b2c"/>
      </w:r>
      <w:r>
        <w:tab pt14:Unid="20a67aea75554454a647dc2c0826f571"/>
      </w:r>
      <w:r>
        <w:tab pt14:Unid="75a593ec4e524ab89b92dbbd1c3885ea"/>
      </w:r>
    </w:p>
    <w:p pt14:Unid="7f06272512a5488e8fea3450b88d38d9">
      <w:pPr pt14:Unid="ea11c329e3c24bd08ab65887519f1c08">
        <w:ind w:left="1440" w:firstLine="720" pt14:Unid="d614aeef2e48413f94cb1552979fe987"/>
      </w:pPr>
      <w:r>
        <w:t>37-48</w:t>
      </w:r>
      <w:r>
        <w:tab pt14:Unid="597703fcb4e34e4fb066bc6ef00afada"/>
      </w:r>
      <w:r>
        <w:tab pt14:Unid="b2dd1485ac0147ea8211cd9e5921261a"/>
      </w:r>
      <w:r>
        <w:tab pt14:Unid="8b22dff0d17f4199a4f86227804435e9"/>
      </w:r>
      <w:r>
        <w:tab pt14:Unid="378531f02028428c928b97f5f0a15b2a"/>
      </w:r>
      <w:r>
        <w:t>$12,439.05</w:t>
      </w:r>
    </w:p>
    <w:p pt14:Unid="4ca496a90f774e5b996060d718852a66">
      <w:pPr pt14:Unid="0f4b29b9f7a44500ad41a59a32b0dd7e">
        <w:ind w:left="1440" w:firstLine="720" pt14:Unid="2ebe1a40314048078f81707a43b905b2"/>
      </w:pPr>
      <w:r>
        <w:t>49-60</w:t>
      </w:r>
      <w:r>
        <w:tab pt14:Unid="417b88585f4d462da05e34b44c090326"/>
      </w:r>
      <w:r>
        <w:tab pt14:Unid="84177218bac14901839d8579c2a44397"/>
      </w:r>
      <w:r>
        <w:tab pt14:Unid="a928c64d96124d7d88a0bb01e35a6bf5"/>
      </w:r>
      <w:r>
        <w:tab pt14:Unid="0f48eba21ccd4f92985e5e425285aa96"/>
      </w:r>
      <w:r>
        <w:t>$12,843.31</w:t>
      </w:r>
    </w:p>
    <w:p pt14:Unid="bb07681d5f884309981e6e04fd2c029d">
      <w:pPr pt14:Unid="ccfd121fe0da4a6ea01dcc6ac45e55c2">
        <w:ind w:left="1440" w:firstLine="720" pt14:Unid="5a3df6786aac411285f63b6140611271"/>
      </w:pPr>
      <w:r>
        <w:t>61-72</w:t>
      </w:r>
      <w:r>
        <w:tab pt14:Unid="83af0e28d4e747be9a848c2be09e6f29"/>
      </w:r>
      <w:r>
        <w:tab pt14:Unid="30ef953d828d42e48e19f1212bffc224"/>
      </w:r>
      <w:r>
        <w:tab pt14:Unid="e06581a80f21491a9483a60d4cc6a5f4"/>
      </w:r>
      <w:r>
        <w:tab pt14:Unid="22e4d7e2bbf34630b6c68de7abcfc550"/>
      </w:r>
      <w:r>
        <w:t>$13,260.72</w:t>
      </w:r>
    </w:p>
    <w:p pt14:Unid="647f2554bd994bce946f007571d8a74f">
      <w:pPr pt14:Unid="2535d410071e4164b63b104d3e6f2de9">
        <w:ind w:left="1440" w:firstLine="720" pt14:Unid="c40b9f3ab02a439587aa16c63c8a48ea"/>
      </w:pPr>
      <w:r>
        <w:t>73-84</w:t>
      </w:r>
      <w:r>
        <w:tab pt14:Unid="29736b312fe346028795ab6307b3cc2a"/>
      </w:r>
      <w:r>
        <w:tab pt14:Unid="2b7459bb50604359857af45746c8fd95"/>
      </w:r>
      <w:r>
        <w:tab pt14:Unid="10ec35dcd1d64741bcf2290551a0e42e"/>
      </w:r>
      <w:r>
        <w:tab pt14:Unid="9765c959ad934f208040f297361a241f"/>
      </w:r>
      <w:r>
        <w:t>$13,691.70</w:t>
      </w:r>
    </w:p>
    <w:p pt14:Unid="3598619645aa4d37a32cfe1795e314f3">
      <w:pPr pt14:Unid="545bfa46c9f840cc85c17b299422ee1c">
        <w:ind w:left="1440" w:firstLine="720" pt14:Unid="bfe984e2a27049bca3fc96f199cbba6b"/>
      </w:pPr>
      <w:r>
        <w:t>85-96</w:t>
      </w:r>
      <w:r>
        <w:tab pt14:Unid="16f65cc4740b4002bf68a3acc7bfa23e"/>
      </w:r>
      <w:r>
        <w:tab pt14:Unid="5ae5eff64dac4acfb459af804e47ea28"/>
      </w:r>
      <w:r>
        <w:tab pt14:Unid="688a46286859445792bfaf91222a8cb3"/>
      </w:r>
      <w:r>
        <w:tab pt14:Unid="b0c9f4b8851f4d5e8a2e32dcb2638c82"/>
      </w:r>
      <w:r>
        <w:t>$14,136.68</w:t>
      </w:r>
    </w:p>
    <w:p pt14:Unid="9408a6237b674b3eac0f3ef3d3787eee">
      <w:pPr pt14:Unid="0eb9307aac114931829fb0c4360eea12">
        <w:ind w:left="1440" w:firstLine="720" pt14:Unid="afc46c1597984cbf9d3c51e623402c32"/>
      </w:pPr>
      <w:r>
        <w:t>97-108</w:t>
      </w:r>
      <w:r>
        <w:tab pt14:Unid="6cb1cd656cdc47ec88b148a31567eb1f"/>
      </w:r>
      <w:r>
        <w:tab pt14:Unid="31f328b9f3654201a6e280010dde80d8"/>
      </w:r>
      <w:r>
        <w:tab pt14:Unid="832196695be7432da8f5347339152cbb"/>
      </w:r>
      <w:r>
        <w:tab pt14:Unid="0108739d2067458f894a5378d3c6a752"/>
      </w:r>
      <w:r>
        <w:t>$14,596.12</w:t>
      </w:r>
    </w:p>
    <w:p pt14:Unid="780bcfe6976b4a0a888ad9170169a8f9">
      <w:pPr pt14:Unid="213fea7cca7740f6be80715206e060a0">
        <w:ind w:left="1440" w:firstLine="720" pt14:Unid="b81d9e75dc1f4727995fd661200057d0"/>
      </w:pPr>
      <w:r>
        <w:t>109-120</w:t>
      </w:r>
      <w:r>
        <w:tab pt14:Unid="885e74a22f6142df99972cb570863caa"/>
      </w:r>
      <w:r>
        <w:tab pt14:Unid="7c74534e89354fc28b5f91129ad8cdef"/>
      </w:r>
      <w:r>
        <w:tab pt14:Unid="ff415001bc924e47a6e1ab32b0a7102e"/>
      </w:r>
      <w:r>
        <w:t>$15,070.49</w:t>
      </w:r>
    </w:p>
    <w:p pt14:Unid="53ed7a37730e48ed8b480d77bf7e10da">
      <w:pPr pt14:Unid="e129c56e5ddf45c48ae8891903574ae9">
        <w:ind w:left="1440" w:firstLine="720" pt14:Unid="2d242125ffed4951801cad0845d1a5be"/>
      </w:pPr>
      <w:r>
        <w:t>120-124</w:t>
      </w:r>
      <w:r>
        <w:tab pt14:Unid="1f875796cf87411ab167417336b5bfa7"/>
      </w:r>
      <w:r>
        <w:tab pt14:Unid="355330f4cbfd4872b2b48b0dabd52335"/>
      </w:r>
      <w:r>
        <w:tab pt14:Unid="fc7eaf4fc36540d3ab14f5e7af21fb17"/>
      </w:r>
      <w:r>
        <w:t>$15,560.28</w:t>
      </w:r>
    </w:p>
    <w:p pt14:Unid="cb4837e7c43e46cca0f879022127bb68">
      <w:pPr pt14:Unid="bfadc55548334c2b9dee3867e03fa902">
        <w:ind w:firstLine="720" pt14:Unid="12de669b20b745b58b066887c6ced622"/>
      </w:pPr>
    </w:p>
    <w:p pt14:Unid="345379eca9064e13864fb339e8540486">
      <w:pPr pt14:Unid="277d3a7bd59940aab3c97effa006df52">
        <w:jc w:val="both" pt14:Unid="bd9e3d3872344ab986ab4907dd307059"/>
      </w:pPr>
      <w:r>
        <w:tab pt14:Unid="240bbfaa147f426d95a963bf2e475276"/>
      </w:r>
      <w:r>
        <w:t>(b)  The Base Rent shall be payable together with any CAM Costs, as more particularly defined herein, and sales tax due thereon, in advance on or before the first day of each and every calendar month of the Term of this Lease.  The Base Rent shall be paid in addition to all other payments to be made by Tenant herein.  The first lease year shall be a full year commencing on the Commencement Date and each following lease year shall be an annual period commencing on the anniversary date of the Commencement Date.  Appropriate proration shall be made if the Commencement Date is not on the first day of a calendar month, or if the date of termination or expiration of the Lease is not on the last day of a calendar month.</w:t>
      </w:r>
    </w:p>
    <w:p pt14:Unid="e9b23e61c88649d2b08470fa41fb45b1">
      <w:pPr/>
    </w:p>
    <w:p pt14:Unid="4d86e6b793274744b417740be8e182d0">
      <w:pPr pt14:Unid="0e5db396c6744162a23772e30a15b2c0">
        <w:jc w:val="both" pt14:Unid="e743d8137aeb49cdaf6dab49e1606b5d"/>
        <w:rPr pt14:Unid="003e452b9e4f4cf4a5341ffd6908d71c">
          <w:rStyle w:val="StyleHeading211ptChar" pt14:Unid="a21ac752994541009f10bc36dfff96b6"/>
          <w:rFonts w:eastAsia="Aptos" pt14:Unid="fe136fc1944e454bae67d884f2158a49"/>
          <w:sz w:val="24" pt14:Unid="f6ac6e14a5034f9786be2826d8f9d571"/>
        </w:rPr>
      </w:pPr>
      <w:r>
        <w:tab pt14:Unid="5b84de08f2104d5aa8a32d566c4d1793"/>
      </w:r>
      <w:r>
        <w:rPr pt14:Unid="70544c0055c747068df5d4d2a20664d7">
          <w:szCs w:val="24" pt14:Unid="4758d858857f421c86b20f7730570995"/>
        </w:rPr>
        <w:t xml:space="preserve"> (c)  All payments, provided for in this Lease shall be paid or mailed to Industrial Court at the address listed in </w:t>
      </w:r>
      <w:r>
        <w:rPr pt14:Unid="5708c1b05e59464c8b25349dd4280f5f">
          <w:szCs w:val="24" pt14:Unid="88aab2bb16c64d89a2b8c9ca115707ec"/>
          <w:u w:val="single" pt14:Unid="099d577c24934cbaaf7189cdcfb3b932"/>
        </w:rPr>
        <w:t>Section 12.2</w:t>
      </w:r>
      <w:r>
        <w:rPr pt14:Unid="82dacbffd1ff49818fd3c87afea0ae7e">
          <w:szCs w:val="24" pt14:Unid="cf30dc6bb24647dcb9ded1e5d1c3ca90"/>
        </w:rPr>
        <w:t xml:space="preserve"> hereof or such other payee or address as Landlord may designate by written notice to Tenant; provided, however, that Tenant shall have the right to make all payments provided for in this Lease </w:t>
      </w:r>
      <w:r>
        <w:rPr pt14:Unid="4e142a4f2f5c46d5bf9ae65c4e5d5756">
          <w:rStyle w:val="StyleHeading211ptChar" pt14:Unid="daffdc8b39a545b89e2a089891e668c2"/>
          <w:rFonts w:eastAsia="Aptos" pt14:Unid="eaa9d2e20bde42a285f9fbb7c41795d1"/>
          <w:sz w:val="24" pt14:Unid="c8442314bec34776b644632a7956966c"/>
          <w:szCs w:val="24" pt14:Unid="c374ce77d8e34ebe9d79ea75ed40af17"/>
        </w:rPr>
        <w:t>via ACH transfer initiated by Tenant pursuant to written instructions provided by Landlord to Tenant prior to the Effective Date of this Lease.</w:t>
      </w:r>
    </w:p>
    <w:p pt14:Unid="979a8df0374147a59a74709079877763">
      <w:pPr pt14:Unid="9976683872094618a2068f3649f9f202">
        <w:jc w:val="both" pt14:Unid="b5c4832b702841b993ad302026d6742a"/>
        <w:rPr pt14:Unid="0b836491f3c44d49bcfaccece7199a39">
          <w:rStyle w:val="StyleHeading211ptChar" pt14:Unid="b46b04940f1d4764bc9acce63ee0735b"/>
          <w:rFonts w:eastAsia="Aptos" pt14:Unid="7d8dfbdbad0b4b769dc33dd2b85c1b71"/>
          <w:sz w:val="24" pt14:Unid="03ced9e44f5c46e28f6f3445e724692c"/>
        </w:rPr>
      </w:pPr>
    </w:p>
    <w:p pt14:Unid="fa999669b15f42e2829ef6dcac5d68b9">
      <w:pPr pt14:Unid="53e5580b6c4047e4b73a6338187d2f38">
        <w:jc w:val="both" pt14:Unid="54dbe2596e1f436f812c939e19464464"/>
        <w:rPr pt14:Unid="7e6ae8965fcf452f9c887c5cf61b62af">
          <w:szCs w:val="24" pt14:Unid="97f6ceda1c1d4c08a4fe04c9dc6ee5bb"/>
        </w:rPr>
      </w:pPr>
      <w:r>
        <w:rPr pt14:Unid="3f71c1e020d84b33953c4b0aeacd3881">
          <w:rStyle w:val="StyleHeading211ptChar" pt14:Unid="367969d0d52c4bc2bb332f149d8e309f"/>
          <w:rFonts w:eastAsia="Aptos" pt14:Unid="51aa60fd8d424ed888e34de8c337cbb4"/>
          <w:sz w:val="24" pt14:Unid="ba1e91f3fbd549669a4496e5817baa84"/>
          <w:szCs w:val="24" pt14:Unid="aac6bd0331264279b2fa18f168bd24fd"/>
        </w:rPr>
        <w:tab pt14:Unid="f124e8c8b6b04a99b20f0e39a2f6f835"/>
      </w:r>
      <w:r>
        <w:rPr pt14:Unid="78f27c22f6ad4ebbad6ca7a87e75a3ce">
          <w:rStyle w:val="StyleHeading211ptChar" pt14:Unid="faa430a0cfd44366ad6ab2e8ac05a3e9"/>
          <w:rFonts w:eastAsia="Aptos" pt14:Unid="9944f3c4b87b4116b3a90e89ba2f7fa1"/>
          <w:sz w:val="24" pt14:Unid="7f2de2d1552a4d6f875fa95f00919ee8"/>
          <w:szCs w:val="24" pt14:Unid="4fdc901827b64ff1bbe6570e10a93324"/>
        </w:rPr>
        <w:t xml:space="preserve">(d) If the Base Rent is not paid within 5 business days of when Base Rent is due, then Landlord shall assess a (10% late fee penalty of such Base Rent payment. </w:t>
      </w:r>
      <w:del w:author="David Reed" w:id="54" w:date="2025-12-19T15:59:49.4372471+00:00">
        <w:r>
          <w:rPr pt14:Unid="7dff7928368242bc93aaf8b624e7748b">
            <w:rStyle w:val="StyleHeading211ptChar" pt14:Unid="172fe7c72c8141e285438c193e105f6d"/>
            <w:rFonts w:eastAsia="Aptos" pt14:Unid="c6184bbde7464110b1fc3a59a1a3b98d"/>
            <w:sz w:val="24" pt14:Unid="933be4f8ed9849eda45da83a070f9b49"/>
            <w:szCs w:val="24" pt14:Unid="cde356b798ba4db6a2425fa55bb69771"/>
          </w:rPr>
          <w:delText>If</w:delText>
        </w:r>
      </w:del>
      <w:del w:author="David Reed" w:id="55" w:date="2025-12-19T15:59:49.4372471+00:00">
        <w:r>
          <w:rPr pt14:Unid="e99d3c6eae5944c287e2ca54b35584ae">
            <w:rStyle w:val="StyleHeading211ptChar" pt14:Unid="e832d63476594585a8d7302cbfa09a15"/>
            <w:rFonts w:eastAsia="Aptos" pt14:Unid="97cef0e9ecdb47d6bd76c9b90b87730d"/>
            <w:sz w:val="24" pt14:Unid="eeccec62b1054c62a805fea73313b949"/>
            <w:szCs w:val="24" pt14:Unid="306359430cfe450faee580bcb0ed69b6"/>
          </w:rPr>
          <w:delText xml:space="preserve"> </w:delText>
        </w:r>
      </w:del>
      <w:del w:author="David Reed" w:id="56" w:date="2025-12-19T15:59:49.4372471+00:00">
        <w:r>
          <w:rPr pt14:Unid="eed202fb938c4068b3f5cbd05fea56f8">
            <w:rStyle w:val="StyleHeading211ptChar" pt14:Unid="bda16b65f09d402c8e3241be01e62faf"/>
            <w:rFonts w:eastAsia="Aptos" pt14:Unid="cf7049db18814f3497dbee640c8fd808"/>
            <w:sz w:val="24" pt14:Unid="026f8b2f52f2469b9015772d2b4aee89"/>
            <w:szCs w:val="24" pt14:Unid="4adce6805df246ff822fb13d9a5d930d"/>
          </w:rPr>
          <w:delText>Base Rent payment is not paid within ten (10) days of when the Base Rent is due</w:delText>
        </w:r>
      </w:del>
      <w:del w:author="David Reed" w:id="57" w:date="2025-12-19T15:59:49.4372471+00:00">
        <w:r>
          <w:rPr pt14:Unid="cf41bd1782b544f383089ff5a8f3f19c">
            <w:rStyle w:val="StyleHeading211ptChar" pt14:Unid="794daa9786b3489bb8dd8a2b51d92910"/>
            <w:rFonts w:eastAsia="Aptos" pt14:Unid="b774aeb04e9444c1a5e30d0f3fb6622c"/>
            <w:sz w:val="24" pt14:Unid="868a7e2b47b24efd99b8ad97540b54bf"/>
            <w:szCs w:val="24" pt14:Unid="a8ecd381b2d34237b9b561146661f6a2"/>
          </w:rPr>
          <w:delText xml:space="preserve"> and upon the written notice of default by Landlord to Tenant with no remedy by Tenant of the default</w:delText>
        </w:r>
      </w:del>
      <w:del w:author="David Reed" w:id="58" w:date="2025-12-19T15:59:49.4372471+00:00">
        <w:r>
          <w:rPr pt14:Unid="bbafa7164972404e8da4ecad0ca9fc69">
            <w:rStyle w:val="StyleHeading211ptChar" pt14:Unid="e58e90a09c544379835885d9bf3426e9"/>
            <w:rFonts w:eastAsia="Aptos" pt14:Unid="a8b16dbe13ea4e47b5b30ddbfeaa200c"/>
            <w:sz w:val="24" pt14:Unid="4e39525faa62486daec79d044963276b"/>
            <w:szCs w:val="24" pt14:Unid="929bdfdd85994b4787b8fec48343ce01"/>
          </w:rPr>
          <w:delText>, Landlord has</w:delText>
        </w:r>
      </w:del>
      <w:del w:author="David Reed" w:id="59" w:date="2025-12-19T15:59:49.4372471+00:00">
        <w:r>
          <w:rPr pt14:Unid="840d2302ab4841cab94f131e8fac6bb6">
            <w:rStyle w:val="StyleHeading211ptChar" pt14:Unid="3c66aa4a8c8c4f378c73898992d1a78f"/>
            <w:rFonts w:eastAsia="Aptos" pt14:Unid="0eccb87cbea248e1a3de75b3fabcde2b"/>
            <w:sz w:val="24" pt14:Unid="8e3093c5acc14221966c6ae859fff7b6"/>
            <w:szCs w:val="24" pt14:Unid="a7f77b07afa94f7990ede14c752b1449"/>
          </w:rPr>
          <w:delText xml:space="preserve"> </w:delText>
        </w:r>
      </w:del>
      <w:del w:author="David Reed" w:id="60" w:date="2025-12-19T15:59:49.4372471+00:00">
        <w:r>
          <w:rPr pt14:Unid="c1243916fe094116833dc4016e56d452">
            <w:rStyle w:val="StyleHeading211ptChar" pt14:Unid="b6c0cf34998f4767b1044db65bc86e08"/>
            <w:rFonts w:eastAsia="Aptos" pt14:Unid="e3e5c192f0bd48de8d125245691c6bbc"/>
            <w:sz w:val="24" pt14:Unid="99619b7e9ad941fd9c35f4c187c99372"/>
            <w:szCs w:val="24" pt14:Unid="a280791e796e4320a915f497fa04976e"/>
          </w:rPr>
          <w:delText>the option to accelerate any and all amounts due hereunder for any and all Base Rent for the</w:delText>
        </w:r>
      </w:del>
      <w:del w:author="David Reed" w:id="61" w:date="2025-12-19T15:59:49.4372471+00:00">
        <w:r>
          <w:rPr pt14:Unid="aa515600ab0b4da6b251ac5c110a0a4f">
            <w:rStyle w:val="StyleHeading211ptChar" pt14:Unid="6ab65a964b0049d183b40167663da48b"/>
            <w:rFonts w:eastAsia="Aptos" pt14:Unid="9dbb49bd30f3469a9beffa1a480dc5ca"/>
            <w:sz w:val="24" pt14:Unid="6c4e628a5bc34ee0b8e95f5c88d22e61"/>
            <w:szCs w:val="24" pt14:Unid="ed190e997b4a47509ead6288f0ae06ee"/>
          </w:rPr>
          <w:delText xml:space="preserve"> </w:delText>
        </w:r>
      </w:del>
      <w:del w:author="David Reed" w:id="62" w:date="2025-12-19T15:59:49.4372471+00:00">
        <w:r>
          <w:rPr pt14:Unid="88a32733dc1a4d85a9975f28d079c1a2">
            <w:rStyle w:val="StyleHeading211ptChar" pt14:Unid="d7df110bf9aa4154b3841d5169f3fc18"/>
            <w:rFonts w:eastAsia="Aptos" pt14:Unid="9bb9d15476ba40edae5e7d977ab4cd28"/>
            <w:sz w:val="24" pt14:Unid="867061e7188446c79e97f4cc5a89aa43"/>
            <w:szCs w:val="24" pt14:Unid="5ec654189e404cf2bbc90676642fee4a"/>
          </w:rPr>
          <w:delText>remainder of the Lease term and terminate the Lease.</w:delText>
        </w:r>
      </w:del>
    </w:p>
    <w:p pt14:Unid="9e8ea0f81e274708a031e15227fe0370">
      <w:pPr/>
    </w:p>
    <w:p pt14:Unid="ac7a9456c3ec42aeaf2c24a15428141a">
      <w:pPr pt14:Unid="20fc98a686d6411a848194c9e89f3fca">
        <w:jc w:val="both" pt14:Unid="6cd9e35260a0469aaf70e03f123d511d"/>
      </w:pPr>
      <w:r>
        <w:tab pt14:Unid="68501b2fc3b34f57801be627f62578bf"/>
      </w:r>
      <w:r>
        <w:rPr pt14:Unid="87403b01d92c46b5bc2efc451d4afa64">
          <w:b pt14:Unid="fc98527775af45ecb38fefa3a6ff13b9"/>
        </w:rPr>
        <w:t>4.2</w:t>
      </w:r>
      <w:r>
        <w:t xml:space="preserve">  </w:t>
      </w:r>
      <w:r>
        <w:rPr pt14:Unid="fe97d3ee83694422986dc82b110742e3">
          <w:b pt14:Unid="8e267ca8fc2b4031aff61d4e99cfcf42"/>
          <w:u w:val="single" pt14:Unid="022bb23cc188432cb71a281508e964d1"/>
        </w:rPr>
        <w:t>Security Deposit</w:t>
      </w:r>
      <w:r>
        <w:t>.  Tenant has deposited with Landlord the sum of $16,727.97, to be held by Landlord as security for the faithful performance and observance by Tenant of all the terms, covenants and conditions of this Lease (the “</w:t>
      </w:r>
      <w:r>
        <w:rPr pt14:Unid="c8e4e1d470614befadf9fabb5398aadb">
          <w:b pt14:Unid="06c15accd1fa4410a9114d5f239be356"/>
        </w:rPr>
        <w:t>Security Deposit</w:t>
      </w:r>
      <w:r>
        <w:t>”).  Landlord shall retain the Security Deposit and may use, apply or retain the whole or any part of the Security Deposit, following an “Event of Default by Tenant” (hereinafter defined), to the extent required for the payment of any Rent or other sums as to which Tenant is in default, or for the payment of any amount which Landlord may be required to expend by reason of Tenant’s default, in each case following the applicable notice and cure period set forth herein.  Should Landlord use any portion of the Security Deposit, Tenant shall replenish such Security Deposit in full. Should Landlord sell its interest in the Premises during the Term, Landlord shall deliver to the purchaser thereof the then current balance of the Security Deposit.  Within 20 business days after the expiration or earlier termination of this Lease, Landlord shall return the Security Deposit to Tenant, provided there exists no Event of Default by Tenant.</w:t>
      </w:r>
    </w:p>
    <w:p pt14:Unid="8d95b91d296b4435a6965aa46d66b9eb">
      <w:pPr/>
    </w:p>
    <w:p pt14:Unid="8269eefd0aa641a5be20215c8264aa32">
      <w:pPr/>
      <w:r>
        <w:tab pt14:Unid="628ea2ee40264a2eaa0d0cec85469aff"/>
      </w:r>
      <w:r>
        <w:rPr pt14:Unid="e5e8120b16a740758240b9552d38f1dc">
          <w:b pt14:Unid="f50feaf65c264396b9b6ded53758bc6e"/>
        </w:rPr>
        <w:t xml:space="preserve">4.3  </w:t>
      </w:r>
      <w:r>
        <w:rPr pt14:Unid="e4ef7290c0b74a348e161e1e97586189">
          <w:b pt14:Unid="4dc6f1e41b174474b59d174e2f1df469"/>
          <w:u w:val="single" pt14:Unid="2ff7eca412084c1687778d08c456f412"/>
        </w:rPr>
        <w:t>Operating Expenses; Taxes</w:t>
      </w:r>
      <w:r>
        <w:t xml:space="preserve">.  </w:t>
      </w:r>
    </w:p>
    <w:p pt14:Unid="8aa12d6d6df146209858f2c758784189">
      <w:pPr/>
    </w:p>
    <w:p pt14:Unid="7d98a65bbb314a2f841b4964630623a2">
      <w:pPr pt14:Unid="fab63b85ddc1441ba3e8a3782aef274f">
        <w:jc w:val="both" pt14:Unid="4a22d1e602c14124a46d1fa26587e60c"/>
        <w:rPr pt14:Unid="070664e1b78746b481f1fa69861de252">
          <w:color w:val="000000" pt14:Unid="0c013a64df3a4b65ae2cf862a84bec58"/>
          <w:szCs w:val="24" pt14:Unid="557648e2260b490981095be556e992eb"/>
        </w:rPr>
      </w:pPr>
      <w:r>
        <w:tab pt14:Unid="8b256cb149bd40eda00eff7aaa610722"/>
      </w:r>
      <w:r>
        <w:rPr pt14:Unid="e2228ea6cf6547aebeb4ac9d1ee1249b">
          <w:szCs w:val="24" pt14:Unid="cd08384e9330470ab3d7ca690d4955be"/>
        </w:rPr>
        <w:t xml:space="preserve">(a)  </w:t>
      </w:r>
      <w:r>
        <w:rPr pt14:Unid="f81fcee0171d423183dabfabec06f29d">
          <w:color w:val="000000" pt14:Unid="f75c080f867d4e5ba541114a575bba69"/>
          <w:szCs w:val="24" pt14:Unid="449b58f2216a40159cda8d386318126d"/>
        </w:rPr>
        <w:t>Tenant agrees that during the Term, Tenant shall pay Tenant’s Pro Rata Share of (i) the cost of operating, managing, repairing and maintaining the exterior Common Areas (“</w:t>
      </w:r>
      <w:r>
        <w:rPr pt14:Unid="f7b45df06d274e348d1b7513352363ec">
          <w:b pt14:Unid="5fbd13e8b90c4d2d89a7d12cb85e68a2"/>
          <w:bCs pt14:Unid="aa2f859253e649dfa28cc82ed754491b"/>
          <w:color w:val="000000" pt14:Unid="d80aec6ec39c4647961ed1ddc0db6207"/>
          <w:szCs w:val="24" pt14:Unid="71fddee6e907453397f67ce0f512757f"/>
        </w:rPr>
        <w:t>CAM Costs</w:t>
      </w:r>
      <w:r>
        <w:rPr pt14:Unid="b20dce08bc214fd7a597dfa53c466962">
          <w:color w:val="000000" pt14:Unid="7acde0e7c41643bea4da9f7604559635"/>
          <w:szCs w:val="24" pt14:Unid="f71303c3f8f8435dae169149146d9698"/>
        </w:rPr>
        <w:t>”), (b) all “Real Estate Taxes” (defined below), and (c) the cost of “Landlord’s Insurance” (all of such costs to be referred to herein as the “</w:t>
      </w:r>
      <w:r>
        <w:rPr pt14:Unid="0b4b9da14cd4420f998e223467162988">
          <w:b pt14:Unid="1999161b439f487081b8363c5290cf1c"/>
          <w:color w:val="000000" pt14:Unid="d6f9b3ad49494a3a8cc46d6b9980d90f"/>
          <w:szCs w:val="24" pt14:Unid="1fbeef79d4714fdda9f467cbfc00cffb"/>
        </w:rPr>
        <w:t>Operating Expenses</w:t>
      </w:r>
      <w:r>
        <w:rPr pt14:Unid="9d337a175d844cf39c2d290ca24f9442">
          <w:color w:val="000000" pt14:Unid="c9327ac4e053496ea87b729102dd58c3"/>
          <w:szCs w:val="24" pt14:Unid="79ceefc0015042088c668e6660338f29"/>
        </w:rPr>
        <w:t xml:space="preserve">”).  Tenant’s Pro Rata Share shall be equal to 17.12%, which is the percentage of the Real Property’s rentable square footage consisting of the Premises’ rentable square footage. The Operating Expenses for the fiscal year in which this Lease commences or terminates shall be apportioned so that Tenant shall not be responsible for costs that relate to periods prior to or subsequent to the Term.  As of the Commencement Date, Tenant’s Pro Rata Share of Operating Expenses is $2,040.00 per month. </w:t>
      </w:r>
    </w:p>
    <w:p pt14:Unid="b1f780b2287941e18142eaea927d060a">
      <w:pPr pt14:Unid="4c29ca373ac64af781ba51602ba0586e">
        <w:jc w:val="both" pt14:Unid="4a98492766e24b42b119aed05d7ba25d"/>
        <w:rPr pt14:Unid="950a7b6ba9ec43c1a32cbf1e21fcc3bd">
          <w:color w:val="000000" pt14:Unid="59c1e58736bd499a84bb9e8d1a321af3"/>
          <w:szCs w:val="24" pt14:Unid="9f2d2e7d00c549ca8dfb78902f6c4ed6"/>
        </w:rPr>
      </w:pPr>
    </w:p>
    <w:p pt14:Unid="f319e489d8554983abf77c65fca6e589">
      <w:pPr pt14:Unid="e2c2b1dc57454b3d827c4220320d42c3">
        <w:tabs pt14:Unid="e140ea70ebe041bc8abe6890708ed7e1">
          <w:tab w:val="left" w:pos="-1440" pt14:Unid="15f862525aed47a19daaf201712e79b0"/>
          <w:tab w:val="left" w:pos="-720" pt14:Unid="eca9b171c6a04127b8565ab22f5447a9"/>
          <w:tab w:val="left" w:pos="1" pt14:Unid="daa37c1aada04f87a8a21aa25d76d591"/>
          <w:tab w:val="left" w:pos="720" pt14:Unid="46137a1081e740ebb006df995b155f9a"/>
          <w:tab w:val="left" w:pos="1440" pt14:Unid="fd3b7d74fb864d0ebd3ee2122c06958b"/>
          <w:tab w:val="left" w:pos="2160" pt14:Unid="690c37250ee548b3bc5e469b9280839f"/>
          <w:tab w:val="left" w:pos="2880" pt14:Unid="f7572d43e80e48cb9245ebbacb52c53d"/>
          <w:tab w:val="left" w:pos="3600" pt14:Unid="6b0a29b0975e49c8867ea1f72ae7788b"/>
          <w:tab w:val="left" w:pos="4320" pt14:Unid="111109e7df3f410aa02499b42bcfc147"/>
          <w:tab w:val="left" w:pos="5040" pt14:Unid="1cd199adae174fc18b0ffc020eaa9b1c"/>
          <w:tab w:val="left" w:pos="5760" pt14:Unid="3841f982dd9d4e9b92097c4c459484bb"/>
          <w:tab w:val="left" w:pos="6480" pt14:Unid="efcfdac9eab5495ea6fedfc8822e0818"/>
          <w:tab w:val="left" w:pos="7200" pt14:Unid="5663c6206ffb45e384f07d99daee1682"/>
          <w:tab w:val="left" w:pos="7920" pt14:Unid="14c71198f80b4dcf9200a8c8d032b78c"/>
          <w:tab w:val="left" w:pos="8640" pt14:Unid="e6d1465b2ccf4df3a2e063331fbecd7e"/>
          <w:tab w:val="left" w:pos="9360" pt14:Unid="440625254fbd443194a258eb0028a65a"/>
          <w:tab w:val="left" w:pos="10080" pt14:Unid="867e8a2716174d9dabae1c6cf51de516"/>
          <w:tab w:val="left" w:pos="10800" pt14:Unid="4bdcb22f70bb4eb6bcf9a4543117bab6"/>
          <w:tab w:val="left" w:pos="11520" pt14:Unid="6afcfa243c39485787659ef08655db82"/>
          <w:tab w:val="left" w:pos="12240" pt14:Unid="cf8b8db6787843d19d5da1d5087f9aa6"/>
          <w:tab w:val="left" w:pos="12960" pt14:Unid="f179ebb0d4e04fbba02454a4bec8970d"/>
          <w:tab w:val="left" w:pos="13680" pt14:Unid="f31d7f9e167c4f1a8c24db810e1a732c"/>
          <w:tab w:val="left" w:pos="14400" pt14:Unid="eaae23d78255402e9e528292bdac6625"/>
          <w:tab w:val="left" w:pos="15120" pt14:Unid="7a49811127924c7395ac01916a9b7535"/>
          <w:tab w:val="left" w:pos="15840" pt14:Unid="892eb91632a344efa1731963046dfe4b"/>
          <w:tab w:val="left" w:pos="16560" pt14:Unid="88e04fbad91147a3aa0c71780c8dc5ed"/>
          <w:tab w:val="left" w:pos="17280" pt14:Unid="1da4c7cfcfc249129ffcda857e49deb4"/>
          <w:tab w:val="left" w:pos="18000" pt14:Unid="d052878163c04a1f8643785682558bd0"/>
          <w:tab w:val="left" w:pos="18720" pt14:Unid="adfe31b036ba466191cb0f215fa774ad"/>
        </w:tabs>
        <w:jc w:val="both" pt14:Unid="ca033acb281f4757be793a704bab921b"/>
        <w:rPr pt14:Unid="53e73c00be3c4faab4db3e316b48355e">
          <w:color w:val="000000" pt14:Unid="319d52cfe1ba4ca198004125fca3b896"/>
          <w:szCs w:val="24" pt14:Unid="511c48927ba14a1987f7db160854b846"/>
        </w:rPr>
      </w:pPr>
      <w:r>
        <w:rPr pt14:Unid="9d8d2bb4fd994820ab4f43b8d8eddc15">
          <w:color w:val="000000" pt14:Unid="1126b4d0e9f34a42824551076c2017a9"/>
          <w:szCs w:val="24" pt14:Unid="f0b6ff034e454c82a6ee3b227601cf10"/>
        </w:rPr>
        <w:tab pt14:Unid="808ad26abb2640a3aeb7eaf5dfd6a4f1"/>
      </w:r>
      <w:r>
        <w:rPr pt14:Unid="507c78f92f3148b1b2d2d9aebdcd1bc4">
          <w:color w:val="000000" pt14:Unid="002cbd38f70a4aa0a5cdc75e2a277b6f"/>
          <w:szCs w:val="24" pt14:Unid="c3133fcaf3d2437f92678da584bbadba"/>
        </w:rPr>
        <w:tab pt14:Unid="2ffffa1f173d41fcaaff653ee78cdeb8"/>
      </w:r>
      <w:r>
        <w:rPr pt14:Unid="fcbe6d9db0cf40b68b5c47b7c9d599f8">
          <w:color w:val="000000" pt14:Unid="7f56a064e6ad49f0b7754fbe28cdb3b9"/>
          <w:szCs w:val="24" pt14:Unid="c45e53838cd6447f9416cb024becc368"/>
        </w:rPr>
        <w:t>CAM Costs shall mean all actual and reasonable costs of operating, managing, repairing and maintaining the Common Areas on the Real Property; provided, however, that i</w:t>
      </w:r>
      <w:r>
        <w:rPr pt14:Unid="395f6e32cd98402d93a76870f5e2012f">
          <w:szCs w:val="24" pt14:Unid="ae5b0a33fe1444719a0cccb97107f0e2"/>
        </w:rPr>
        <w:t xml:space="preserve">n no event shall CAM Costs include the following:  (i) costs of capital improvements and costs of curing defects in the construction of any improvements in the Common Areas; (ii) depreciation; (iii) interest and principal payments on mortgages, and other debt costs; (iv) real estate brokers' leasing commissions or compensation; (v) any cost or expenditure (or portion thereof) for which Landlord is reimbursed, whether by insurance proceeds or otherwise; </w:t>
      </w:r>
      <w:r>
        <w:rPr pt14:Unid="5e6906da9e0144708366a5245fc293ed">
          <w:color w:val="000000" pt14:Unid="3d6c97d1ef1840e2a7ea3666efde727f"/>
          <w:szCs w:val="24" pt14:Unid="24559f55102c412c945fb6ee127934f2"/>
        </w:rPr>
        <w:t xml:space="preserve">(vi) the cost of utilities separately metered to any tenant and billed directly to that tenant; (vii) the cost of special services provided to any tenant and billed directly to that tenant; and (viii) repairs and maintenance paid by proceeds from insurance or tenants. </w:t>
      </w:r>
    </w:p>
    <w:p pt14:Unid="005797ff08a0489a80f6be0030c295e4">
      <w:pPr pt14:Unid="a40f0c4db9194aeaa3b77882349f1aa4">
        <w:tabs pt14:Unid="67f8ba44dcc5419d96d02e6f0b7a28f4">
          <w:tab w:val="left" w:pos="-1440" pt14:Unid="6ff25e6ad7764c25a9cedc2652316e35"/>
          <w:tab w:val="left" w:pos="-720" pt14:Unid="83943eccd6ad4255a76db805c169bf2e"/>
          <w:tab w:val="left" w:pos="1" pt14:Unid="4d353956e5bb4bf18fc17ddffe102d93"/>
          <w:tab w:val="left" w:pos="720" pt14:Unid="49d69e31f6ef43ef978bad692f92579c"/>
          <w:tab w:val="left" w:pos="1440" pt14:Unid="3b0e0546d96d405e83f0e41ba509a1d2"/>
          <w:tab w:val="left" w:pos="2160" pt14:Unid="d2c875dac9a44121b56031f3a9fc9393"/>
          <w:tab w:val="left" w:pos="2880" pt14:Unid="197827b48b2b45bb951cc50b69140695"/>
          <w:tab w:val="left" w:pos="3600" pt14:Unid="d7550f417b734c089c17d62082a393ce"/>
          <w:tab w:val="left" w:pos="4320" pt14:Unid="18547ad40bf34342b97ec7de3690b96c"/>
          <w:tab w:val="left" w:pos="5040" pt14:Unid="9bcbb16ba600431484ba26bc421f9cd9"/>
          <w:tab w:val="left" w:pos="5760" pt14:Unid="b3fa23a795c4458eb955857c32c6b051"/>
          <w:tab w:val="left" w:pos="6480" pt14:Unid="3adf3a68ff9843c6b36611bbaa2d2c1d"/>
          <w:tab w:val="left" w:pos="7200" pt14:Unid="303ad9bd517a49238601e9dc269ae763"/>
          <w:tab w:val="left" w:pos="7920" pt14:Unid="0ac31973f8e84230a9843f7b6cb1565a"/>
          <w:tab w:val="left" w:pos="8640" pt14:Unid="b0b77303616b4212bf8077439e45c7f0"/>
          <w:tab w:val="left" w:pos="9360" pt14:Unid="ceed56117dc2474a9db515a17dcf5a00"/>
          <w:tab w:val="left" w:pos="10080" pt14:Unid="8243762d9c4f4515966b993035683bd4"/>
          <w:tab w:val="left" w:pos="10800" pt14:Unid="43430f06a4294151a0343a067a4b26f0"/>
          <w:tab w:val="left" w:pos="11520" pt14:Unid="d75e9494a29e47a2aad8aa94a6479799"/>
          <w:tab w:val="left" w:pos="12240" pt14:Unid="7bf35afa80d34605b15ec87030347feb"/>
          <w:tab w:val="left" w:pos="12960" pt14:Unid="7e20b99f1078464d8e556b33befb7a79"/>
          <w:tab w:val="left" w:pos="13680" pt14:Unid="6f261ae093e94095a1fd8eedff4945c1"/>
          <w:tab w:val="left" w:pos="14400" pt14:Unid="d2965a7baa5f43fab6e472ef3fa5de10"/>
          <w:tab w:val="left" w:pos="15120" pt14:Unid="fbfa65bfdb094beb976a3fcb2019b2ae"/>
          <w:tab w:val="left" w:pos="15840" pt14:Unid="1d13bb398c5f44d696c0cc0b0ee73a31"/>
          <w:tab w:val="left" w:pos="16560" pt14:Unid="6d0bb1c65da24af4bdb0e722f4945549"/>
          <w:tab w:val="left" w:pos="17280" pt14:Unid="a9eb6476dd4b4ea88fd919ac6fb19df6"/>
          <w:tab w:val="left" w:pos="18000" pt14:Unid="9584de17e1314085a18924d1098dcffe"/>
          <w:tab w:val="left" w:pos="18720" pt14:Unid="85807e48330b4d34947416fa2f75222e"/>
        </w:tabs>
        <w:jc w:val="both" pt14:Unid="c2c685aeb9db4a3280d359b3fb0af312"/>
        <w:rPr pt14:Unid="bdb13631a86d4c3eb746009442dbdc9b">
          <w:color w:val="000000" pt14:Unid="e2171677d50949d781adeb4f6b668da1"/>
          <w:szCs w:val="24" pt14:Unid="e40ad10c43ae432d8bfcd4d7879b5192"/>
        </w:rPr>
      </w:pPr>
    </w:p>
    <w:p pt14:Unid="7f42b837ab0b44fc99b9cd9f23ca087d">
      <w:pPr pt14:Unid="670a062cf1d743479dc190696317a7b0">
        <w:jc w:val="both" pt14:Unid="9d9640f6eda34af688f76e9e93509af6"/>
        <w:rPr pt14:Unid="1cd3e290ddbf415ebb48810d60965e6b">
          <w:color w:val="000000" pt14:Unid="c79d2f20f3904a32b08c69280ea01217"/>
          <w:szCs w:val="24" pt14:Unid="930bb9d56ef4478880cb958e2ede6dca"/>
        </w:rPr>
      </w:pPr>
      <w:r>
        <w:rPr pt14:Unid="0a911229dfec4be387b1d0601e1caf14">
          <w:color w:val="000000" pt14:Unid="391533737e074c92874cb31556547a5d"/>
          <w:szCs w:val="24" pt14:Unid="ed0c0896a1e7451094b187c9fc442004"/>
        </w:rPr>
        <w:tab pt14:Unid="ef422375af2b488f92da4a944456752a"/>
      </w:r>
      <w:r>
        <w:rPr pt14:Unid="183af823afec41adb8b6aa69b285d1ed">
          <w:color w:val="000000" pt14:Unid="80cfd07857114bd5830a485b6469fda6"/>
          <w:szCs w:val="24" pt14:Unid="902f84652408427491950d927e1ccd5f"/>
        </w:rPr>
        <w:t xml:space="preserve">Notwithstanding anything to the contrary herein, Tenant’s share of that portion of the Operating Costs which is attributable to property management services shall not exceed 4% of the total of all Base Rent, Operating Costs (exclusive of costs for property management services) and other sums payable by Tenant under this Lease.  In addition, in no event shall Operating Expenses </w:t>
      </w:r>
      <w:r>
        <w:t>increase by more than 5% over the Controllable Operating Expenses for the previous calendar year.  “</w:t>
      </w:r>
      <w:r>
        <w:rPr pt14:Unid="9e915bc02a5249a8a35f6ccb7e0b64fb">
          <w:b pt14:Unid="bbef452406eb4231be5fb24aba793394"/>
        </w:rPr>
        <w:t>Controllable Operating Expenses</w:t>
      </w:r>
      <w:r>
        <w:t>” means all Operating Expenses excluding Real Estate Taxes, Landlord’s Insurance and utilities.</w:t>
      </w:r>
    </w:p>
    <w:p pt14:Unid="f19ba3277f0c4996b83fdaa84dbd9ff2">
      <w:pPr pt14:Unid="cf3bc49249fe45bb9c8562f716cb87d3">
        <w:jc w:val="both" pt14:Unid="c9b322fc33f14241b4fa39c8caa4076c"/>
        <w:rPr pt14:Unid="8f2c7a6de4b6462aa234e947fd55c694">
          <w:b pt14:Unid="e91a2402daaf42b6b3b4174aa7bb7fc4"/>
          <w:color w:val="000000" pt14:Unid="02b693fea8a747d7ba6214d2ed0ef9b4"/>
          <w:szCs w:val="24" pt14:Unid="835f4c3d2edd4d9b938c4e5ab3b440be"/>
        </w:rPr>
      </w:pPr>
    </w:p>
    <w:p pt14:Unid="0a9a0817bb0a457dbbb2ecf07251ad70">
      <w:pPr pt14:Unid="c9056594a65e41d98cfb3ad126a5ae63">
        <w:ind w:firstLine="720" pt14:Unid="4fd4ef6e742c4a46be7d91e6c03a6139"/>
        <w:jc w:val="both" pt14:Unid="45d7fd274c404d1e9ec4ddc5a094e9c7"/>
        <w:rPr pt14:Unid="e63edeed47a1436aa5e7847c058ef218">
          <w:color w:val="000000" pt14:Unid="0e48d5cb23264ee9be4c111138e007cd"/>
          <w:szCs w:val="24" pt14:Unid="c151b3d6187e4007a463016a81368eba"/>
        </w:rPr>
      </w:pPr>
      <w:r>
        <w:rPr pt14:Unid="0c07f04898f541f08adfe7a0ffb6172e">
          <w:color w:val="000000" pt14:Unid="340d0d9fb3684af799f75447a5bb1b1d"/>
          <w:szCs w:val="24" pt14:Unid="e49d2be59e64498cbda1ed8378b465c5"/>
        </w:rPr>
        <w:t xml:space="preserve">Landlord shall estimate the amount of Tenant’s Pro Rata Share of the Operating Expenses and collect such amount from Tenant on a monthly basis concurrently with payments of the Base Rent.  Landlord shall provide Tenant with a reconciliation of Tenant’s payments within 90 days after the end of each calendar year, and if such reconciliation reveals that Tenant’s payments are insufficient to satisfy Tenant’s share of the actual Operating Expenses incurred in the prior calendar year, Tenant shall pay to Landlord such deficiency within 30 days after written demand together with reasonable documentation supporting Landlord’s request.  </w:t>
      </w:r>
      <w:r>
        <w:rPr pt14:Unid="52589edfce904ec6a0a955431ff6c69b">
          <w:szCs w:val="24" pt14:Unid="8af9d00c70b742aea9065de9a18b228d"/>
        </w:rPr>
        <w:t>Landlord shall keep records showing all expenditures incurred as Operating Expenses for each calendar year for a period of 3 years following each year, and such records shall be made reasonably available for inspection and photocopying by Tenant and/or its agents during ordinary business hours.  Without limiting the foregoing, upon request, Landlord shall supply reasonable backup to substantiate items or calculations related to Tenant’s Pro Rata Share of Operating Expenses.</w:t>
      </w:r>
      <w:r>
        <w:rPr pt14:Unid="ba2b65700f914aa9bbd8e2bdca97cec8">
          <w:color w:val="000000" pt14:Unid="5a96ee431c884cb5a0867c872082b2a6"/>
          <w:szCs w:val="24" pt14:Unid="47cb690fccc546ab8284ebe86906d5dc"/>
        </w:rPr>
        <w:t xml:space="preserve"> </w:t>
      </w:r>
      <w:del w:author="David Reed" w:id="63" w:date="2025-12-19T15:59:49.4372471+00:00">
        <w:r>
          <w:rPr pt14:Unid="91340ded5d4b43448e9d7cbf65d6aae7">
            <w:color w:val="000000" pt14:Unid="7d8ee5f3801c40cdac98a6b223c5b25a"/>
            <w:szCs w:val="24" pt14:Unid="56fc89989be24a4680a1ab2126110f34"/>
          </w:rPr>
          <w:delText>Further, in no event shall Tenant be responsible for Operating Expenses</w:delText>
        </w:r>
      </w:del>
      <w:del w:author="David Reed" w:id="64" w:date="2025-12-19T15:59:49.4372471+00:00">
        <w:r>
          <w:rPr pt14:Unid="ba71ef053f684c4b9c52e0d0bf02585c">
            <w:color w:val="000000" pt14:Unid="e9bfd927c7e1436395ac94e1f920f94b"/>
            <w:szCs w:val="24" pt14:Unid="0e9a583f0d1940ffbd9c934da97a092d"/>
          </w:rPr>
          <w:delText xml:space="preserve"> incurred prior to the commencement of the Lease</w:delText>
        </w:r>
      </w:del>
      <w:del w:author="David Reed" w:id="65" w:date="2025-12-19T15:59:49.4372471+00:00">
        <w:r>
          <w:rPr pt14:Unid="25664991d81442d1be362a96443ffc0c">
            <w:color w:val="000000" pt14:Unid="5e9251dfc9014e9384eb6c75983792d2"/>
            <w:szCs w:val="24" pt14:Unid="1cba76fcda954804ab30efe5fe9bd964"/>
          </w:rPr>
          <w:delText xml:space="preserve">. </w:delText>
        </w:r>
      </w:del>
      <w:ins w:author="David Reed" w:id="66" w:date="2025-12-19T15:59:49.4372471+00:00">
        <w:r>
          <w:rPr pt14:Unid="ba2b65700f914aa9bbd8e2bdca97cec8">
            <w:color w:val="000000" pt14:Unid="5a96ee431c884cb5a0867c872082b2a6"/>
            <w:szCs w:val="24" pt14:Unid="47cb690fccc546ab8284ebe86906d5dc"/>
          </w:rPr>
          <w:t xml:space="preserve">In the event any Operating Expenses are incurred by Landlord in any calendar year but not included in the reconciliation for such calendar year provided to Tenant within 90 days after the end of such calendar year, Tenant shall have no obligation for payment of same. </w:t>
        </w:r>
      </w:ins>
    </w:p>
    <w:p pt14:Unid="2ce5676f319b4e97930e29ec0d236ca6">
      <w:pPr pt14:Unid="f345cea7806d441eb139d53b4f129383">
        <w:pStyle w:val="Legal3" pt14:Unid="e6cd0405143447c1af0577ac1f8a4940"/>
        <w:widowControl pt14:Unid="97c4909764334f08b3691849687ce117"/>
        <w:numPr pt14:Unid="b952f16698d8419e912ebbb6e942689c">
          <w:ilvl w:val="0" pt14:Unid="a8200f95478e4225a86fe9956338e4ed"/>
          <w:numId w:val="0" pt14:Unid="b4be3f172cc345ad8a6140c8b72e09ff"/>
        </w:numPr>
        <w:tabs pt14:Unid="fa81214b039140e1bcb9bbcc9479bcdd">
          <w:tab w:val="left" w:pos="-1440" pt14:Unid="f154c8c8a7734d2c90a3a118c6204499"/>
          <w:tab w:val="left" w:pos="-720" pt14:Unid="eea0f40974944a0091ff84c0746910e5"/>
          <w:tab w:val="left" w:pos="720" pt14:Unid="bb1a14f06965414b97d2899a9709bd95"/>
          <w:tab w:val="left" w:pos="1584" pt14:Unid="b7afed373e5c469798c00c535a019b69"/>
          <w:tab w:val="left" w:pos="3024" pt14:Unid="e358cc171e3d4611960d2211c5e2e244"/>
          <w:tab w:val="left" w:pos="4464" pt14:Unid="26996c79d2ed4bff95bc63dcdf3ce736"/>
          <w:tab w:val="left" w:pos="6480" pt14:Unid="3ae8416033fd4168b05d445ffd2c371e"/>
          <w:tab w:val="left" w:pos="7200" pt14:Unid="f13f61bba3eb446288c43561f3bd3079"/>
          <w:tab w:val="left" w:pos="7920" pt14:Unid="e4ca31f12c3347bdbc999d5cfe8eed88"/>
        </w:tabs>
        <w:jc w:val="both" pt14:Unid="69df2729f45f48048a6ceed14b33a98e"/>
        <w:rPr pt14:Unid="97cfadfa1ae644beb20676b598fb04c9">
          <w:szCs w:val="24" pt14:Unid="25dbf6d2173b44b28724dc60f37e5c1e"/>
        </w:rPr>
      </w:pPr>
    </w:p>
    <w:p pt14:Unid="3596a321dd9a47d0bcfc4bd850a05900">
      <w:pPr pt14:Unid="a037630ab56541aa950fff810ac7ab60">
        <w:pStyle w:val="Legal3" pt14:Unid="caa9b2edb4ae49418bc4a527d4d48246"/>
        <w:widowControl pt14:Unid="dc792868fb7b406f80cca47da6ea0800"/>
        <w:numPr pt14:Unid="1c29a2230b3f445a9f0e73ca02a5914d">
          <w:ilvl w:val="0" pt14:Unid="b84bacb85a14471f8b0d1c2df001a59d"/>
          <w:numId w:val="0" pt14:Unid="0535c0251b614a12bd390d140f03d55e"/>
        </w:numPr>
        <w:tabs pt14:Unid="3fb1d3f634654c45a5abf3a121ebf64b">
          <w:tab w:val="left" w:pos="-1440" pt14:Unid="eb85ed8cd21d482aaf13ce7e75422285"/>
          <w:tab w:val="left" w:pos="-720" pt14:Unid="6a53270dc1b54fca8d5b6a236e761a04"/>
          <w:tab w:val="left" w:pos="720" pt14:Unid="82cf0c64d8ac450b973bd4f81241aff0"/>
          <w:tab w:val="left" w:pos="1584" pt14:Unid="282e2d46da8c4e439d690efd0d256690"/>
          <w:tab w:val="left" w:pos="3024" pt14:Unid="64563c54aa494cc0bd0b3b4fa207a3a0"/>
          <w:tab w:val="left" w:pos="4464" pt14:Unid="f09fa7ab42f043a993f3dc1640108c58"/>
          <w:tab w:val="left" w:pos="6480" pt14:Unid="f5ffc243ab744194923c6eeefcbee042"/>
          <w:tab w:val="left" w:pos="7200" pt14:Unid="0db3fa9849cc42e68e27d15e70e3ab25"/>
          <w:tab w:val="left" w:pos="7920" pt14:Unid="55b4cefc9da442008b4f457199286307"/>
        </w:tabs>
        <w:jc w:val="both" pt14:Unid="8eb4e11fbfea4be1b3d1ec3cfe8c5600"/>
        <w:rPr pt14:Unid="cec46589a56c476a9a7fcae441f304d2">
          <w:szCs w:val="24" pt14:Unid="9b0b65bebe994794ab770db401a7898b"/>
        </w:rPr>
      </w:pPr>
      <w:r>
        <w:rPr pt14:Unid="f5a0ebff7dc5477a97b4360749e01a4e">
          <w:szCs w:val="24" pt14:Unid="1b634a01ab2345509c3c164afa98c413"/>
        </w:rPr>
        <w:tab pt14:Unid="0c679777bbca4e099b4229623b6c43d9"/>
      </w:r>
      <w:r>
        <w:rPr pt14:Unid="e0d25fa9bc474ebca988eb91efc42640">
          <w:szCs w:val="24" pt14:Unid="726a2478aa3e4c318f4ccf6da3bff04e"/>
        </w:rPr>
        <w:t>(b)</w:t>
      </w:r>
      <w:r>
        <w:rPr pt14:Unid="f4e1a8ab0d5645dba3d2a4820ad340d7">
          <w:szCs w:val="24" pt14:Unid="5c6a8dc8d9094619804fd343d14915e6"/>
        </w:rPr>
        <w:tab pt14:Unid="4be6396a354c411685027a836a4cb958"/>
      </w:r>
      <w:r>
        <w:rPr pt14:Unid="c6b89083496245bf80fad481651d2f38">
          <w:szCs w:val="24" pt14:Unid="b9487968d5334ba196f4959a1813f93d"/>
        </w:rPr>
        <w:t>Landlord shall be responsible for the payment of all real property taxes and assessments (“</w:t>
      </w:r>
      <w:r>
        <w:rPr pt14:Unid="3e0ffa45b7994fe9a3103896ea0e2278">
          <w:b pt14:Unid="aed37d6f21754019b904c1b5e2f23e42"/>
          <w:bCs pt14:Unid="38d7976a43d64e2babc46a80148e7971"/>
          <w:szCs w:val="24" pt14:Unid="6eea84f2a26147cdb39f9a2dbe4dcb04"/>
        </w:rPr>
        <w:t>Real Estate Taxes</w:t>
      </w:r>
      <w:r>
        <w:rPr pt14:Unid="1138b9d67c594e238b21f98cdcfb6492">
          <w:szCs w:val="24" pt14:Unid="afa573533e8a48099216ced77f223406"/>
        </w:rPr>
        <w:t>”) levied against the Real Property by any governmental or quasi</w:t>
      </w:r>
      <w:r>
        <w:rPr pt14:Unid="7d6da48a1ca442e6bba8710b3d8a3abc">
          <w:szCs w:val="24" pt14:Unid="17f2c40da5864b35815261b815d3f4d4"/>
        </w:rPr>
        <w:noBreakHyphen pt14:Unid="f893477c119d45599a681285d0177cc5"/>
      </w:r>
      <w:r>
        <w:rPr pt14:Unid="0a2db9eee9a449f68dca0b69132ec70c">
          <w:szCs w:val="24" pt14:Unid="2c4c15d4edb745b6872a7d678dac69a6"/>
        </w:rPr>
        <w:t xml:space="preserve">governmental authority, which are due and payable during the Term hereof, except as set forth herein.  Tenant shall reimburse Landlord for Tenant’s Pro Rata Share of Real Estate Taxes as a part of Operating Expenses.  Real Estate Taxes shall include any taxes, assessments or surcharges of a nature not presently in effect which shall hereinafter be levied on the Real Property as a result of the use, ownership or operation of the Real Property or for any other reason, whether in lieu of or in addition to any current real estate taxes and assessments.  Any special assessments will be amortized over the maximum period allowed by law or applicable tax rules, whichever is longer, and Real Estate Taxes will include only the prorated and amortized amount, which becomes due during the Term hereof.  Real Estate Taxes shall exclude any income, excess profits, single business, inheritance, succession, transfer, franchise, capital or other tax assessments upon Landlord or Landlord’s interest in the Premises.  If any special assessment for a public improvement is assessed against the Real Property, Tenant’s Pro Rata Share of Real Estate Taxes shall only include that portion of the assessment allocable to the Real Property based on the length of time that a benefit is derived by the Tenant during the Term of the Lease calculated against the useful life of the improvement.  Tenant shall pay, as the same become due and payable, all personal property taxes, assessments and charges of any kind whatsoever accruing upon the Commencement Date and during the Term that may at any time be lawfully assessed or levied against or with respect to Tenant’s Property.  </w:t>
      </w:r>
    </w:p>
    <w:p pt14:Unid="7a593f2ecf2746788fa0f87167a342b6">
      <w:pPr pt14:Unid="8f97c78b266a4df2b5a7349fb1b2de5e">
        <w:widowControl pt14:Unid="831befdbc4e5460aa8c886f2b5d97575"/>
        <w:tabs pt14:Unid="73705551ea5e49a8b7bebf40bb5874d3">
          <w:tab w:val="left" w:pos="-1440" pt14:Unid="7528e42137944c229ed36335e7e08987"/>
          <w:tab w:val="left" w:pos="-720" pt14:Unid="dfff3c17b60842388e8e0dd034232c94"/>
          <w:tab w:val="left" w:pos="720" pt14:Unid="7afe5b2eece0423d8c40d3c07b7a6936"/>
          <w:tab w:val="left" w:pos="1584" pt14:Unid="c0b16152f6514af5888b7ef57810fa64"/>
          <w:tab w:val="left" w:pos="2304" pt14:Unid="f1f781112dd6412dad71a7486f7e996e"/>
          <w:tab w:val="left" w:pos="3024" pt14:Unid="6d63a8b0896b4c808cef7c417d4cb868"/>
          <w:tab w:val="left" w:pos="4464" pt14:Unid="5ce3824ab4724f8c904afec5ff12b1a2"/>
          <w:tab w:val="left" w:pos="6480" pt14:Unid="cbcd2ac7c7184dac8e82666614bfdaf5"/>
          <w:tab w:val="left" w:pos="7200" pt14:Unid="041d9961eb0f4f0e98b6865819a1d730"/>
          <w:tab w:val="left" w:pos="7920" pt14:Unid="0924b4b5bd914468a0f8f8be1aea91b8"/>
        </w:tabs>
        <w:jc w:val="both" pt14:Unid="7c5f36536304400c830bef9e28045da7"/>
        <w:rPr pt14:Unid="cf7dbe55b50548849b983c3002becbb2">
          <w:szCs w:val="24" pt14:Unid="28efb8ee1a934ee49e63dcf9cba5b09c"/>
        </w:rPr>
      </w:pPr>
    </w:p>
    <w:p pt14:Unid="b18c804269c94956af4e6f11fad8c8cc">
      <w:pPr pt14:Unid="8cb9559891d64481be1b79a0324a8207">
        <w:widowControl pt14:Unid="e2156e2535d64a26a34c95e3c90db2ee"/>
        <w:tabs pt14:Unid="46804ebf99724e5e8b9f6e153884b46c">
          <w:tab w:val="left" w:pos="-1440" pt14:Unid="72f30cd8175744caab1d6b1891d1bdbc"/>
          <w:tab w:val="left" w:pos="-720" pt14:Unid="833e4348c44a43b29d9186ca0c5c822d"/>
          <w:tab w:val="left" w:pos="720" pt14:Unid="b78fd29eb8d14204b832a2d55d5a3abd"/>
          <w:tab w:val="left" w:pos="1584" pt14:Unid="a777200595e341acb43f60c37566dab9"/>
          <w:tab w:val="left" w:pos="2304" pt14:Unid="6ed2ccc085794afda89c55c117cad34b"/>
          <w:tab w:val="left" w:pos="3024" pt14:Unid="d718294398f3454fb86b2049be8ca12e"/>
          <w:tab w:val="left" w:pos="4464" pt14:Unid="74bc400696d8462abb52839737e1776f"/>
          <w:tab w:val="left" w:pos="6480" pt14:Unid="f98c5c0225714b2cbe5c5fcaa6d59d7e"/>
          <w:tab w:val="left" w:pos="7200" pt14:Unid="d88fcfa4a14247968714260af3031c69"/>
          <w:tab w:val="left" w:pos="7920" pt14:Unid="086e2a71263243919e3c36f1deeef913"/>
        </w:tabs>
        <w:jc w:val="both" pt14:Unid="dc7bf9fcd3c54dbebecce8a9b7b896a9"/>
        <w:rPr pt14:Unid="15496fbacf6d46bba69a735f8a5f2284">
          <w:szCs w:val="24" pt14:Unid="68e1f4c80f0c4b7caf8b298f7e4f84e8"/>
        </w:rPr>
      </w:pPr>
      <w:r>
        <w:rPr pt14:Unid="85307a107c414779b43f12fb4c0ec682">
          <w:szCs w:val="24" pt14:Unid="405d5fbfb8704173af9268bdba004388"/>
        </w:rPr>
        <w:tab pt14:Unid="2b63481293324824986606cc7e995f7c"/>
      </w:r>
      <w:r>
        <w:rPr pt14:Unid="c7517810d1154c848bb5c530e325ce44">
          <w:szCs w:val="24" pt14:Unid="7fadc8580ae34062bc29987b9a3f16b1"/>
        </w:rPr>
        <w:t xml:space="preserve">(c)  Landlord will have the right to contest the amount or validity, in whole or in part, of any tax that Tenant is required to pay, in whole or in part, by appropriate proceedings diligently conducted in good faith, only after paying such tax or posting such security in order to protect the Real Property against loss or forfeiture, </w:t>
      </w:r>
      <w:del w:author="David Reed" w:id="67" w:date="2025-12-19T15:59:49.4372471+00:00">
        <w:r>
          <w:rPr pt14:Unid="2acdfa8eff42415d834f566224ddfd1d">
            <w:szCs w:val="24" pt14:Unid="5fff02403fc74498b3098cee493e1427"/>
          </w:rPr>
          <w:delText>at the cost of Tenant</w:delText>
        </w:r>
      </w:del>
      <w:ins w:author="David Reed" w:id="68" w:date="2025-12-19T15:59:49.4372471+00:00">
        <w:r>
          <w:rPr pt14:Unid="c7517810d1154c848bb5c530e325ce44">
            <w:szCs w:val="24" pt14:Unid="7fadc8580ae34062bc29987b9a3f16b1"/>
          </w:rPr>
          <w:t>and Tenant shall be responsible for Tenant’s Pro Rata Share of the actual and reasonable costs incurred by Landlord in connection with the same as part Operating Expenses</w:t>
        </w:r>
      </w:ins>
      <w:r>
        <w:rPr pt14:Unid="c7517810d1154c848bb5c530e325ce44">
          <w:szCs w:val="24" pt14:Unid="7fadc8580ae34062bc29987b9a3f16b1"/>
        </w:rPr>
        <w:t>.  In the event Tenant reasonably believes that Real Estate Taxes should be contested, Tenant shall provide written notice to Landlord together with the basis for Tenant’s request, which Landlord will consider in good faith</w:t>
      </w:r>
      <w:del w:author="David Reed" w:id="69" w:date="2025-12-19T15:59:49.4372471+00:00">
        <w:r>
          <w:rPr pt14:Unid="41eef1c8a28049febdc9cdabc057e256">
            <w:szCs w:val="24" pt14:Unid="8780a1f175694ddb820a64336d189058"/>
          </w:rPr>
          <w:delText>, at the cost of Tenant</w:delText>
        </w:r>
      </w:del>
      <w:r>
        <w:rPr pt14:Unid="c7517810d1154c848bb5c530e325ce44">
          <w:szCs w:val="24" pt14:Unid="7fadc8580ae34062bc29987b9a3f16b1"/>
        </w:rPr>
        <w:t>.</w:t>
      </w:r>
    </w:p>
    <w:p pt14:Unid="1b362f2c1ba748e9a4564047d5bf739d">
      <w:pPr/>
    </w:p>
    <w:p pt14:Unid="e65e5cf5713a4dfa8bfc9bffb632c129">
      <w:pPr pt14:Unid="df9e159767f947b78cdaca8e384bb839">
        <w:jc w:val="both" pt14:Unid="60aee929360b49c39dc501817c708acc"/>
      </w:pPr>
      <w:r>
        <w:tab pt14:Unid="c7b99d82e73446b0ba5475f775ecd2f4"/>
      </w:r>
      <w:r>
        <w:rPr pt14:Unid="02ee78b7d6294c91b057988b260415d0">
          <w:b pt14:Unid="52ace6d3461c436898c48b81068ee31e"/>
        </w:rPr>
        <w:t xml:space="preserve">4.4  </w:t>
      </w:r>
      <w:r>
        <w:rPr pt14:Unid="1b5ab0e99e0e4427b7c307b53211cc2f">
          <w:b pt14:Unid="1ed10d79b8e444b28a5c86e56e48e036"/>
          <w:u w:val="single" pt14:Unid="3f544c94c4094287a66abf8fd93a5d44"/>
        </w:rPr>
        <w:t>Services and Utilities</w:t>
      </w:r>
      <w:r>
        <w:t xml:space="preserve">.  Landlord represents and warrants that the Premises are separately metered for water, gas, heat, light, power, telephone, and other utilities and services supplied to the Premises.  Tenant shall pay all charges for the use and consumption all such utilities directly to the appropriate provider thereof.  Landlord shall not be liable to Tenant in damages or otherwise if the said utilities or services are interrupted or terminated because of necessary repairs, installations or improvements, or any cause beyond Landlord’s reasonable control, nor shall any such interruption or termination relieve Tenant of the performance of any of its obligations hereunder; provided, however, if any utilities are interrupted or terminated as a result of the </w:t>
      </w:r>
      <w:del w:author="David Reed" w:id="70" w:date="2025-12-19T15:59:49.4372471+00:00">
        <w:r>
          <w:delText xml:space="preserve">gross </w:delText>
        </w:r>
      </w:del>
      <w:r>
        <w:t>negligent acts or omissions of Landlord, and as a result thereof Tenant is unable to operate its business on the Premises for more than 3 calendar days, Rent shall abate until such utilities are restored.  Tenant shall have the sole right to provide solid waste and recyclables collection for the Premises.</w:t>
      </w:r>
    </w:p>
    <w:p pt14:Unid="d89ea140635f4568bc992a6df0d7a4ac">
      <w:pPr/>
    </w:p>
    <w:p pt14:Unid="83c82df152e94039b1f31e5212af3a38">
      <w:pPr pt14:Unid="93314319bf6c4121b34e102336ef4f01">
        <w:jc w:val="both" pt14:Unid="558ac12abdf34b3eb0693b9e023d107b"/>
      </w:pPr>
      <w:r>
        <w:tab pt14:Unid="8a600b3161f941d583cdc57b027e9696"/>
      </w:r>
      <w:r>
        <w:rPr pt14:Unid="71243b5dacec4674b212118eaa5bf694">
          <w:b pt14:Unid="3364363efda749398894d9d8ca1c09ce"/>
        </w:rPr>
        <w:t xml:space="preserve">4.5  </w:t>
      </w:r>
      <w:r>
        <w:rPr pt14:Unid="778f7f3b7b8142dda352d9e5f945dd4d">
          <w:b pt14:Unid="b3db2e90ce8246f0aa39343ac4cdf9b6"/>
          <w:u w:val="single" pt14:Unid="c94aff626a574b14beaafb185908b970"/>
        </w:rPr>
        <w:t>Holding Over</w:t>
      </w:r>
      <w:r>
        <w:t xml:space="preserve">.  If Tenant remains in possession of the Premises, or any part thereof, after the expiration or other termination of the Term, without Landlord’s express written consent, </w:t>
      </w:r>
      <w:del w:author="David Reed" w:id="71" w:date="2025-12-19T15:59:49.4372471+00:00">
        <w:r>
          <w:delText>Tenant shall be guilty of an unlawful detention of the Premises during the period of such unlawful detention at a rate equal to the greater of (a) 125% of the Base Rent; or (b) 125% of the fair market rent at the time of holdover; which would be payable during the Term hereof (the “</w:delText>
        </w:r>
      </w:del>
      <w:del w:author="David Reed" w:id="72" w:date="2025-12-19T15:59:49.4372471+00:00">
        <w:r>
          <w:rPr pt14:Unid="31878cc50f2245fda36e656878f8de9e">
            <w:b pt14:Unid="5c97cda453ed416b92142539996c491e"/>
            <w:bCs pt14:Unid="3a262e3834f643499592e3ffebb96ea2"/>
          </w:rPr>
          <w:delText>Holdover Rent</w:delText>
        </w:r>
      </w:del>
      <w:del w:author="David Reed" w:id="73" w:date="2025-12-19T15:59:49.4372471+00:00">
        <w:r>
          <w:delText>”). In the event of such unlawful detention</w:delText>
        </w:r>
      </w:del>
      <w:ins w:author="David Reed" w:id="74" w:date="2025-12-19T15:59:49.4372471+00:00">
        <w:r>
          <w:t>(a) Base Rent for the first 3 months of any holdover shall be in the amount of 125% of the Base Rent payable in the last month of the Term, and (b) Base Rent from and after such 3 month period shall be in the amount of 150% of the Base Rent payable in the last month of the Term (the “</w:t>
        </w:r>
      </w:ins>
      <w:ins w:author="David Reed" w:id="75" w:date="2025-12-19T15:59:49.4372471+00:00">
        <w:r>
          <w:rPr pt14:Unid="451d635826a241b68306ecec4fa173fd">
            <w:b pt14:Unid="9b8b1cd26c6f4375b3f2f71a9ac23362"/>
            <w:bCs pt14:Unid="0411644802db4475a3b959207072f2f0"/>
          </w:rPr>
          <w:t>Holdover Rent</w:t>
        </w:r>
      </w:ins>
      <w:ins w:author="David Reed" w:id="76" w:date="2025-12-19T15:59:49.4372471+00:00">
        <w:r>
          <w:t>”). Further, in the event such holdover by Tenant exceeds 3 months from the expiration of the Term</w:t>
        </w:r>
      </w:ins>
      <w:r>
        <w:t xml:space="preserve">, Tenant shall indemnify and hold Lessor harmless from and against any and all claims, suits, proceedings, losses, damages, liabilities, costs and expenses, including, but without limitation, reasonable attorneys’ fees and disbursements, asserted against or incurred by Landlord, as a result of such </w:t>
      </w:r>
      <w:del w:author="David Reed" w:id="77" w:date="2025-12-19T15:59:49.4372471+00:00">
        <w:r>
          <w:delText>unlawful attention. Notwithstanding the foregoing, Landlord should be entitled to such other remedies and damages provided under this lease or at law or inequity</w:delText>
        </w:r>
      </w:del>
      <w:ins w:author="David Reed" w:id="78" w:date="2025-12-19T15:59:49.4372471+00:00">
        <w:r>
          <w:t>holdover</w:t>
        </w:r>
      </w:ins>
      <w:r>
        <w:t>.</w:t>
      </w:r>
    </w:p>
    <w:p pt14:Unid="0c214758c8a643fdbd880ee23a93e26e">
      <w:pPr/>
    </w:p>
    <w:p pt14:Unid="ff258ef7fe604a57a6a7a369a7ac05a4">
      <w:pPr pt14:Unid="2051b541a15c40388958f63d126f551e">
        <w:jc w:val="center" pt14:Unid="016f6472431e4bafa159bd8618476588"/>
        <w:rPr pt14:Unid="a29c184db94a463d963db01ef2dd9ea1">
          <w:b pt14:Unid="695960a809534c5f91aff26dcab52307"/>
        </w:rPr>
      </w:pPr>
      <w:r>
        <w:rPr pt14:Unid="957d8c3e97924e38bd0e02bd0e79cdc9">
          <w:b pt14:Unid="77132c39670046e4b98a255a70c15547"/>
        </w:rPr>
        <w:t xml:space="preserve">SECTION 5- </w:t>
      </w:r>
      <w:r>
        <w:rPr pt14:Unid="65ae2d9723fb47cf81eed0bd125a9e6c">
          <w:b pt14:Unid="8ead2ce2733340da8354335831fbb7fa"/>
          <w:u w:val="single" pt14:Unid="2a78dbefce1f4a01b1ae4b538fe51edd"/>
        </w:rPr>
        <w:t>USE; COMPLIANCE WITH LAWS</w:t>
      </w:r>
    </w:p>
    <w:p pt14:Unid="41acc4d99fd7460dade3155a6ff570e3">
      <w:pPr/>
    </w:p>
    <w:p pt14:Unid="31994263141746a2a748d14ed8bb76ee">
      <w:pPr pt14:Unid="1954e55e9dfe4b479d9b3863c92691df">
        <w:jc w:val="both" pt14:Unid="a43d8ab1422d4823823d5cab9da7e7c8"/>
      </w:pPr>
      <w:r>
        <w:tab pt14:Unid="0f96df1ff117439fabe123d69086bb80"/>
      </w:r>
      <w:r>
        <w:rPr pt14:Unid="f50ead488ca44058ac5c9da5aaa29cb6">
          <w:b pt14:Unid="093101dce65f489a9ab0e5bfc28e07a6"/>
        </w:rPr>
        <w:t xml:space="preserve">5.1  </w:t>
      </w:r>
      <w:r>
        <w:rPr pt14:Unid="1f0608406adb4605afe4cf12fdd69faf">
          <w:b pt14:Unid="1738b1dfd9b0489ca1a544b2a9f81872"/>
          <w:u w:val="single" pt14:Unid="717f86c561af4421b934e929c8eb8c9e"/>
        </w:rPr>
        <w:t>Use of Premises</w:t>
      </w:r>
      <w:r>
        <w:t>.  Tenant shall have the right to use the Premises for any lawful industrial purpose permitted under the applicable zoning laws of the municipality of which the Premises are a part. Tenant shall not use the Premises for any unlawful purpose.</w:t>
      </w:r>
    </w:p>
    <w:p pt14:Unid="9b5aac7accb844a48a591bd297dc032a">
      <w:pPr/>
    </w:p>
    <w:p pt14:Unid="ef48a138d7d846ce8516d8e188e71109">
      <w:pPr pt14:Unid="d17dfc77186c4701a0d026b3db486cb4">
        <w:jc w:val="both" pt14:Unid="71f63d861b4043a8aead2b033c45b7d6"/>
      </w:pPr>
      <w:r>
        <w:tab pt14:Unid="6372c89c7e0e40a6b639029647d12942"/>
      </w:r>
      <w:r>
        <w:rPr pt14:Unid="0de14daf6e7349ee877e08b054d110e5">
          <w:b pt14:Unid="6c3a24a5843944278b12a0baf1e5af53"/>
        </w:rPr>
        <w:t xml:space="preserve">5.2  </w:t>
      </w:r>
      <w:r>
        <w:rPr pt14:Unid="a832480761ba43df8d96b58729f71892">
          <w:b pt14:Unid="37070360c9254b1fb2c1b0389f234838"/>
          <w:u w:val="single" pt14:Unid="26abe528f47e46cd9daf238c0cb2bbf5"/>
        </w:rPr>
        <w:t>Compliance with Laws</w:t>
      </w:r>
      <w:r>
        <w:t>.  Tenant shall comply with all applicable and lawful statutes, regulations, rules, ordinances, orders and requirements (“</w:t>
      </w:r>
      <w:r>
        <w:rPr pt14:Unid="bceb4296669d44e3b398045cf8327a63">
          <w:b pt14:Unid="33f0d295faa64e428b1a2f2762341489"/>
          <w:bCs pt14:Unid="5c67a077c3fc43a6b5a6858ecc996cbf"/>
        </w:rPr>
        <w:t>Laws</w:t>
      </w:r>
      <w:r>
        <w:t>”) of any public official or agency having jurisdiction in respect of the Premises and Tenant’s specific use thereof (“</w:t>
      </w:r>
      <w:r>
        <w:rPr pt14:Unid="33a9145f7efb427c818498e815187043">
          <w:b pt14:Unid="963a6ab91df04988a5c921e8b59a351a"/>
          <w:bCs pt14:Unid="963970e90220451486f75cb3ac8131b3"/>
        </w:rPr>
        <w:t>Governmental Authorities</w:t>
      </w:r>
      <w:r>
        <w:t>”).  Landlord shall promptly give notice to Tenant of any written notice in respect of the Premises from Governmental Authorities.  Tenant may, in good faith, dispute the validity of any complaint or action taken pursuant to or under color of any of the foregoing, defend against the same, and in good faith diligently conduct any necessary proceedings to prevent and avoid any adverse consequence of the same.  Tenant agrees that any such contest shall be prosecuted to a final conclusion as speedily as possible, and Tenant will save Landlord completely harmless with respect to any actions taken by any Governmental Authorities with respect thereto.</w:t>
      </w:r>
    </w:p>
    <w:p pt14:Unid="a0c37867dfd1477bac7955e32cb22099">
      <w:pPr pt14:Unid="bacbadad037348ea980012eca887b822">
        <w:jc w:val="both" pt14:Unid="6d7c801014a148ccaacf3c751ad7e972"/>
      </w:pPr>
    </w:p>
    <w:p pt14:Unid="9df98b4356444b599dedce0a343ad7db">
      <w:pPr pt14:Unid="7dc95d09bb9745659f86b2064a40474c">
        <w:jc w:val="both" pt14:Unid="2827f8d3f12941aeb3e23b7a235610f8"/>
      </w:pPr>
      <w:r>
        <w:tab pt14:Unid="3d6ef076e97e40a387d36c1d17d30557"/>
      </w:r>
      <w:r>
        <w:rPr pt14:Unid="7183a30d83564cfb8c730e0a0811e240">
          <w:b pt14:Unid="3da9f25652ca4e4a942d5cc73c7cf55a"/>
        </w:rPr>
        <w:t xml:space="preserve">5.3  </w:t>
      </w:r>
      <w:r>
        <w:rPr pt14:Unid="5a6e04a3d11a46c0aca66fdb81657a99">
          <w:b pt14:Unid="94e9b7e8d6a34ce2a6f1724ca7a5afcc"/>
          <w:u w:val="single" pt14:Unid="854569b3f245479cb59c6302e24679ed"/>
        </w:rPr>
        <w:t>Cooperation</w:t>
      </w:r>
      <w:r>
        <w:t>.  Landlord</w:t>
      </w:r>
      <w:r>
        <w:rPr pt14:Unid="417cec73ead9430bbe726449516440ca">
          <w:szCs w:val="24" pt14:Unid="f14280e7a34448b5a80f652d51b40d05"/>
        </w:rPr>
        <w:t xml:space="preserve"> agrees to cooperate with Tenant in connection with any permits, approvals or authorizations required in connection with Tenant’s use of the Premises, including, without limitation, executing any necessary applications, and appearing at meetings and public hearings in support of Tenant’s use.</w:t>
      </w:r>
    </w:p>
    <w:p pt14:Unid="761b46e7fa16447e8f3948dc0ffead7b">
      <w:pPr/>
    </w:p>
    <w:p pt14:Unid="f90d94a95a754484bcf8bad8ed72e8f7">
      <w:pPr pt14:Unid="250111a6a8ad499f9d7732be125be776">
        <w:jc w:val="center" pt14:Unid="e5c4e0d75c8847b5b51044355d313f90"/>
        <w:rPr pt14:Unid="a8256ddeb40c4b4596434f91217c23a6">
          <w:b pt14:Unid="4e87754f19224d3ea5f9d97a6b11ee04"/>
        </w:rPr>
      </w:pPr>
      <w:r>
        <w:rPr pt14:Unid="fe9affe179db449480b7c540f3950941">
          <w:b pt14:Unid="6383541341b7489087f9528e2ea11705"/>
        </w:rPr>
        <w:t xml:space="preserve">SECTION 6 - </w:t>
      </w:r>
      <w:r>
        <w:rPr pt14:Unid="be6b55c8921f4067a6cc23af2afb1ea2">
          <w:b pt14:Unid="b5b38a52f9824b63ba2a9addc8bec190"/>
          <w:u w:val="single" pt14:Unid="754061702abe4948ba1ad616010eab04"/>
        </w:rPr>
        <w:t>MAINTENANCE AND REPAIRS</w:t>
      </w:r>
    </w:p>
    <w:p pt14:Unid="fd09d802e74641bd87b327159bb0cf43">
      <w:pPr/>
    </w:p>
    <w:p pt14:Unid="b355146fa21a4286be4002cf45732dea">
      <w:pPr pt14:Unid="3e70d75874ef4f9da9903bb7a3820a53">
        <w:jc w:val="both" pt14:Unid="fc220df1ae74443890c519fba245dcd8"/>
      </w:pPr>
      <w:r>
        <w:tab pt14:Unid="518a89dfc27e402aa3dcd4412778d056"/>
      </w:r>
      <w:r>
        <w:rPr pt14:Unid="45a04a9bbc664aa58ea1a2c8270efe44">
          <w:b pt14:Unid="0c5bbedb33a84fe0a17ce78a843349c5"/>
        </w:rPr>
        <w:t xml:space="preserve">6.1  </w:t>
      </w:r>
      <w:r>
        <w:rPr pt14:Unid="455adf483edc41e5af7ed13c1a1c9fb6">
          <w:b pt14:Unid="3ce82ce86b4e46e19a0deb8b3f0b290e"/>
          <w:u w:val="single" pt14:Unid="9b97492cbf5c4477ae482ddc17943609"/>
        </w:rPr>
        <w:t>Maintenance and Repairs by Tenant</w:t>
      </w:r>
      <w:r>
        <w:t xml:space="preserve">.  Except as otherwise provided in </w:t>
      </w:r>
      <w:r>
        <w:rPr pt14:Unid="0de1900fc6654c52849425a66ff82d4a">
          <w:u w:val="single" pt14:Unid="96cd3e53aecf4bd4b0b6036347f26a03"/>
        </w:rPr>
        <w:t xml:space="preserve">Section 6.2 </w:t>
      </w:r>
      <w:r>
        <w:t xml:space="preserve">below, throughout the Term of this Lease, Tenant shall, at Tenant's sole cost and expense, keep the Premises and all improvements (if any) in good working order, condition and repair and shall make or cause to be made all repairs to correct any damage thereto.  </w:t>
      </w:r>
      <w:ins w:author="David Reed" w:id="79" w:date="2025-12-19T15:59:49.4372471+00:00">
        <w:r>
          <w:t xml:space="preserve">Tenant shall maintain a maintenance plan with a reputable HVAC contractor for routine inspections and maintenance of the HVAC System (defined below).  </w:t>
        </w:r>
      </w:ins>
      <w:r>
        <w:t>Notwithstanding anything to the contrary set forth herein, in no event shall Tenant be responsible in any way for any of the following, which are not caused by Tenant:</w:t>
      </w:r>
    </w:p>
    <w:p pt14:Unid="77ecee1fec61479f8b9e6a65799f21e3">
      <w:pPr/>
    </w:p>
    <w:p pt14:Unid="33e48fd052dd40c7a9d9440861328892">
      <w:pPr pt14:Unid="c5434efaedf2420eb7837fd304d9bd5b">
        <w:jc w:val="both" pt14:Unid="3c0a6a97f3d94665b9cc51f61820fbed"/>
      </w:pPr>
      <w:r>
        <w:tab pt14:Unid="3b5f235c71ad48249def11b0ab5561ac"/>
      </w:r>
      <w:r>
        <w:t>(a)</w:t>
      </w:r>
      <w:r>
        <w:tab pt14:Unid="5254a1c273b34422944087228e61d075"/>
      </w:r>
      <w:r>
        <w:t>Costs of repairs or other work occasioned by fire, flood, windstorm or other insured casualty.</w:t>
      </w:r>
    </w:p>
    <w:p pt14:Unid="2432794fb2f946a9b1731e3c6f292b2d">
      <w:pPr pt14:Unid="2a05260faa074b4ead50a3ddef73f5b3">
        <w:jc w:val="both" pt14:Unid="71884fcb284f4f30bee9b2d237bc9273"/>
      </w:pPr>
    </w:p>
    <w:p pt14:Unid="b90588e220124c13ae1e73604cb39201">
      <w:pPr pt14:Unid="f69e05651cb84390a475569a6ed3fd79">
        <w:jc w:val="both" pt14:Unid="79621eac6ff3450fb71837c495c53b09"/>
      </w:pPr>
      <w:r>
        <w:tab pt14:Unid="fbcbde6b8c58417da74ad1cfdb379ac3"/>
      </w:r>
      <w:r>
        <w:t>(b)</w:t>
      </w:r>
      <w:r>
        <w:tab pt14:Unid="4f1890801e94475e85adddad09e56161"/>
      </w:r>
      <w:r>
        <w:t xml:space="preserve">Costs of repairs or rebuilding necessitated by condemnation. </w:t>
      </w:r>
    </w:p>
    <w:p pt14:Unid="a9885b8ee624478a90176c717a6d0b5e">
      <w:pPr pt14:Unid="02e0134463d343aea0641ccee6e80649">
        <w:jc w:val="both" pt14:Unid="d1415cd5302749e7aafeb0d8dfda3fb5"/>
      </w:pPr>
    </w:p>
    <w:p pt14:Unid="c0a0da1e704047418b6bb6ea301068df">
      <w:pPr pt14:Unid="5b923b05c2af4a75bdafe95333b2972a">
        <w:jc w:val="both" pt14:Unid="269c4bc900ca479a9b09d86237ed693d"/>
      </w:pPr>
      <w:r>
        <w:tab pt14:Unid="4c5d6ca3e6c849e69b2ac06f482df705"/>
      </w:r>
      <w:r>
        <w:t>(c)</w:t>
      </w:r>
      <w:r>
        <w:tab pt14:Unid="42925df5d9a54a10afe933665746dcdd"/>
      </w:r>
      <w:r>
        <w:t xml:space="preserve">Any costs, fines or penalties relating to environmental investigation or remediation on, in or under the Premises not resulting from the acts or omissions of Tenant, its agents and contractors. </w:t>
      </w:r>
    </w:p>
    <w:p pt14:Unid="2a4809eb05ee459c845fc4c5f2cc4571">
      <w:pPr/>
    </w:p>
    <w:p pt14:Unid="ee28a01203904abe803857fdbad0a4f0">
      <w:pPr pt14:Unid="351453ee083a4839b768578fbfc0685d">
        <w:jc w:val="both" pt14:Unid="00566e659ef848b288fb4e5930fd08d5"/>
      </w:pPr>
      <w:r>
        <w:tab pt14:Unid="4a6b533df3fd445ba9ce82991b5cb475"/>
      </w:r>
      <w:r>
        <w:rPr pt14:Unid="652195880342436b8e834d3e9d4760c9">
          <w:b pt14:Unid="533fc83fb1fd4657b81fb9620232366d"/>
        </w:rPr>
        <w:t xml:space="preserve">6.2  </w:t>
      </w:r>
      <w:r>
        <w:rPr pt14:Unid="46e7b906af4d453a9a19f8116c8ec971">
          <w:b pt14:Unid="3a2d0a9e88c8459493e2f1862f2f139b"/>
          <w:u w:val="single" pt14:Unid="0900c80a97314e52a85bc19d00ac683a"/>
        </w:rPr>
        <w:t>Maintenance, Repair and Replacement by Landlord</w:t>
      </w:r>
      <w:r>
        <w:t xml:space="preserve">.  Landlord shall be responsible, at its sole cost and expense and without reimbursement by Tenant by way of any pass through to Tenant as Operating Expenses or otherwise, for the maintenance, repair and replacement of (a) any structural components including, without limitation, the roof, roof membrane, exterior and load bearing walls, floor slabs, masonry walls and foundations, (b) the plumbing system located below the foundation, within the slab and in the structural walls, (c) the electrical system, (d) the utility lines and connections to the Premises located outside of the Building, </w:t>
      </w:r>
      <w:del w:author="David Reed" w:id="80" w:date="2025-12-19T15:59:49.4372471+00:00">
        <w:r>
          <w:delText>and (e) the fire sprinkler mains, if any. Tenant shall be responsible for any and all maintenance, repair, and replacement of the heating, ventilation, and air conditioning (HVAC) system, and maintain a maintenance plan with a reputable HVAC contractor. Notwithstanding the foregoing, for the first 12 full calendar months of Term, Landlord shall be responsible for the maintenance, repair and replacement of the HVAC system.</w:delText>
        </w:r>
      </w:del>
      <w:ins w:author="David Reed" w:id="81" w:date="2025-12-19T15:59:49.4372471+00:00">
        <w:r>
          <w:t>(e) the fire sprinkler mains, if any, and (f) the heating, ventilation, and air conditioning (the “</w:t>
        </w:r>
      </w:ins>
      <w:ins w:author="David Reed" w:id="82" w:date="2025-12-19T15:59:49.4372471+00:00">
        <w:r>
          <w:rPr pt14:Unid="f760f38fbf4e482bb8a73573f3e6ad23">
            <w:b pt14:Unid="0706cd95c26b4f24ab3bf7ef1086e0f2"/>
            <w:bCs pt14:Unid="5c29245724ec423fafc7d7e3468f554e"/>
          </w:rPr>
          <w:t>HVAC System</w:t>
        </w:r>
      </w:ins>
      <w:ins w:author="David Reed" w:id="83" w:date="2025-12-19T15:59:49.4372471+00:00">
        <w:r>
          <w:t xml:space="preserve">”). </w:t>
        </w:r>
      </w:ins>
      <w:r>
        <w:t xml:space="preserve"> Landlord shall do all acts required to comply with all applicable laws, ordinances, regulations and rules of any public authority relating to the Premises, except to the extent that the foregoing are solely a result of Tenant’s Use of the Premises. </w:t>
      </w:r>
    </w:p>
    <w:p pt14:Unid="a97a37d5d7bf4f3ba35d43e55892fca6">
      <w:pPr pt14:Unid="8454e4ab227c4a1abfa74a3b7415f9b1">
        <w:jc w:val="both" pt14:Unid="1605d44501244481b4b3b8e0b5fa9d0a"/>
      </w:pPr>
    </w:p>
    <w:p pt14:Unid="b543569d266740e083caa76d51e8a2b8">
      <w:pPr pt14:Unid="07c7d201f9904771bc733f7677ce05dc">
        <w:ind w:firstLine="720" pt14:Unid="ae84455d076c47a5aa40217cccde60cf"/>
        <w:jc w:val="both" pt14:Unid="adc8b055807b4da3aa0ea9b8d8fc5d54"/>
      </w:pPr>
      <w:r>
        <w:t xml:space="preserve">With regard to those items which are Landlord’s responsibility under this Section, if an emergency situation occurs, Tenant shall make all reasonable efforts to contact Landlord by telephone or email to advise Landlord of the need for such maintenance, repair or replacement.  If after making reasonable efforts to contact Landlord, either Tenant is unable to contact Landlord or if Tenant succeeds in contacting Landlord, and Landlord fails to undertake action to correct the emergency situation within 24 hours, Tenant may perform such maintenance, repair or replacement as Tenant deems necessary.  Within 30 days after written notice from Tenant (accompanied by an invoice or other reasonable evidence of the costs to be reimbursed), Landlord shall pay Tenant an amount equal to the actual, out-of-pocket costs incurred by Tenant in the performance of such maintenance, repair and/or replacement, should such costs not be caused by Tenant, its employees, contractors, agents or invitees; otherwise, </w:t>
      </w:r>
      <w:ins w:author="David Reed" w:id="84" w:date="2025-12-19T15:59:49.4372471+00:00">
        <w:r>
          <w:t xml:space="preserve">in which event </w:t>
        </w:r>
      </w:ins>
      <w:r>
        <w:t xml:space="preserve">Tenant </w:t>
      </w:r>
      <w:del w:author="David Reed" w:id="85" w:date="2025-12-19T15:59:49.4372471+00:00">
        <w:r>
          <w:delText>should</w:delText>
        </w:r>
      </w:del>
      <w:ins w:author="David Reed" w:id="86" w:date="2025-12-19T15:59:49.4372471+00:00">
        <w:r>
          <w:t>shall</w:t>
        </w:r>
      </w:ins>
      <w:r>
        <w:t xml:space="preserve"> be responsible for any and all costs</w:t>
      </w:r>
      <w:ins w:author="David Reed" w:id="87" w:date="2025-12-19T15:59:49.4372471+00:00">
        <w:r>
          <w:t xml:space="preserve"> incurred by Tenant</w:t>
        </w:r>
      </w:ins>
      <w:r>
        <w:t xml:space="preserve"> related to the emergency situation.  If Landlord fails to pay to Tenant such costs within such 30-day period, then Tenant may deduct the amount of such costs from Rent and any other charges owed by Tenant to Landlord.  For purposes of this Section, an “</w:t>
      </w:r>
      <w:r>
        <w:rPr pt14:Unid="44fa3f55fc9041f38a38acd6e75fe0e9">
          <w:b pt14:Unid="34534007b863411cbf8ac7148ebbc8de"/>
          <w:bCs pt14:Unid="0d8baa83dad041eda33c8dce84727059"/>
        </w:rPr>
        <w:t>emergency situation</w:t>
      </w:r>
      <w:r>
        <w:t>” means a condition or state of facts which if not corrected would result in further damage to the Premises or its contents, personal injury or which would in any way prevent Tenant from conducting its business at the Premises.  The provisions of this Section shall control over any conflicting provisions contained in this Lease.</w:t>
      </w:r>
    </w:p>
    <w:p pt14:Unid="257cb0d743be4977b27d7152a0bde0b1">
      <w:pPr/>
    </w:p>
    <w:p pt14:Unid="05859597f1aa446ab914f0ef84eb88a9">
      <w:pPr pt14:Unid="c23630cb4ecb4e468af7361119713ff1">
        <w:jc w:val="center" pt14:Unid="f29013c7e57e43d3af5be97d19510965"/>
        <w:rPr pt14:Unid="d4dc717d6d794c8c97601cd6776c596c">
          <w:b pt14:Unid="8055fbd6117e4b0b8d4a143554cc0d09"/>
        </w:rPr>
      </w:pPr>
      <w:r>
        <w:rPr pt14:Unid="ee71dfb51fba43f0b42b079d2c3a5f15">
          <w:b pt14:Unid="3429d420282c4436b9d5dcc87db327da"/>
        </w:rPr>
        <w:t xml:space="preserve">SECTION 7 - </w:t>
      </w:r>
      <w:r>
        <w:rPr pt14:Unid="718d23b297324739b99dff17ccaf8f3d">
          <w:b pt14:Unid="68bc04d1833f4fd1ae96128a0d81741f"/>
          <w:u w:val="single" pt14:Unid="090b943e34b14c8cba486e4941bf5e7f"/>
        </w:rPr>
        <w:t>ALTERATIONS; LIENS; SIGNAGE</w:t>
      </w:r>
    </w:p>
    <w:p pt14:Unid="60efb526988947ca9fa055671912a2b1">
      <w:pPr/>
    </w:p>
    <w:p pt14:Unid="ed27ccc3b438471da6197017da16864e">
      <w:pPr pt14:Unid="4012175633ee4df5b4b7d6de4df89a2e">
        <w:jc w:val="both" pt14:Unid="08e30cae4b7c4e959b529e56d0e3b753"/>
      </w:pPr>
      <w:r>
        <w:tab pt14:Unid="4ca2e4bb0c524d1a85e8186073e3056a"/>
      </w:r>
      <w:r>
        <w:rPr pt14:Unid="f4db9292f7a9477288f86801a714ee89">
          <w:b pt14:Unid="ec1d7dc99fdf48bb81a126b7f2ac51df"/>
        </w:rPr>
        <w:t xml:space="preserve">7.1  </w:t>
      </w:r>
      <w:r>
        <w:rPr pt14:Unid="098fa19278fe45f3ac4a0cde533d9c23">
          <w:b pt14:Unid="e599fde932f84e05a4a06ef6eb9b334a"/>
          <w:u w:val="single" pt14:Unid="86144336b49e4c2f9556363891c93c01"/>
        </w:rPr>
        <w:t>Alterations</w:t>
      </w:r>
      <w:r>
        <w:t>.  Tenant shall not make any structural alterations to the Building, or any other alterations to the Buildings if such other alterations will exceed $50,000 without Landlord’s prior written consent, not to be unreasonably withheld or delayed. Tenant shall have the right to make interior, non-structural alterations to the Building under $50,000 without Landlord’s consent.</w:t>
      </w:r>
    </w:p>
    <w:p pt14:Unid="9708e500bbbc4f6baefcbb95c4f6eae4">
      <w:pPr/>
    </w:p>
    <w:p pt14:Unid="02236e939ac04a89acf8571c180e1625">
      <w:pPr pt14:Unid="c293473c7cc544f6800ed3e90cd540a3">
        <w:jc w:val="both" pt14:Unid="58a8e5f026b84bed912e2e6355762d34"/>
      </w:pPr>
      <w:r>
        <w:tab pt14:Unid="c57b0147b29b4b04ab4c296d9e26276c"/>
      </w:r>
      <w:r>
        <w:rPr pt14:Unid="f289450cf3324185a9373af7e2e49844">
          <w:b pt14:Unid="34ecbb535f394884b171312501a2dd35"/>
        </w:rPr>
        <w:t xml:space="preserve">7.2  </w:t>
      </w:r>
      <w:r>
        <w:rPr pt14:Unid="9687b36e2dd84674be02baede1c4dcc5">
          <w:b pt14:Unid="2306d06560dd42379378cc21c8067da8"/>
          <w:u w:val="single" pt14:Unid="800af91a41c949d8b07b7c1598c72858"/>
        </w:rPr>
        <w:t>Liens</w:t>
      </w:r>
      <w:r>
        <w:t>.  Tenant covenants and agrees with Landlord that Tenant will not permit or suffer to be filed or claimed against the interest of the Landlord in the Premises during the continuance of this Lease any lien or liens of any kind by any person claiming under, by, through or against the Tenant; and if any such lien is claimed or filed, it shall be the duty of the Tenant, within 60 days after the claim of lien or suit claiming a lien has been filed, to cause the Premises to be released from such claim, either through payment or through bonding with corporate surety or through the deposit into court, pursuant to statute, of the necessary sums of money, or in any other way that will affect the release of the Landlord's interest in the Premises from such claim.</w:t>
      </w:r>
    </w:p>
    <w:p pt14:Unid="58faad84b8474fa59ac243c23a79a1a5">
      <w:pPr/>
    </w:p>
    <w:p pt14:Unid="c75474eedd784f4c8df34d0361c1d8e2">
      <w:pPr pt14:Unid="34091fb1053e441b8625addf56cbef0a">
        <w:jc w:val="both" pt14:Unid="f26a3cd39cf44577bbde9b4b958b3e62"/>
      </w:pPr>
      <w:r>
        <w:tab pt14:Unid="1a60e4f799dd4e2180203f145bbc38b3"/>
      </w:r>
      <w:r>
        <w:rPr pt14:Unid="0c61143493df4853993bc367415963df">
          <w:b pt14:Unid="1be404cead7f4eb8b03776a0cbe18ac5"/>
        </w:rPr>
        <w:t xml:space="preserve">7.3  </w:t>
      </w:r>
      <w:r>
        <w:rPr pt14:Unid="68f2f42242c84fd28d574dcd158e294b">
          <w:b pt14:Unid="f97d62d5193044479fc9e7110dae5162"/>
          <w:u w:val="single" pt14:Unid="29e0bb8e7449446ab59935979750d88a"/>
        </w:rPr>
        <w:t>Signage</w:t>
      </w:r>
      <w:r>
        <w:t>.  Notwithstanding anything to the contrary set forth in this Lease, Tenant shall have the right to install such signage on the Premises and the Real Property as Tenant may deem necessary or appropriate, subject to appropriate governmental approvals and Landlord’s prior written consent, not to be unreasonably withheld, conditioned or delayed.  Landlord agrees to fully cooperate with Tenant in filing any required signage application, permit and/or variance for said signage or with respect to the Premises generally.</w:t>
      </w:r>
    </w:p>
    <w:p pt14:Unid="fe9a772d468947a1810850640c4aa88c">
      <w:pPr/>
    </w:p>
    <w:p pt14:Unid="7186a9fa428d44b299e21edfedc202b2">
      <w:pPr pt14:Unid="be0bd27c179f40e483fc61993e2d05e4">
        <w:jc w:val="center" pt14:Unid="17504d8adb7d40cea96892e9e5b2ac44"/>
        <w:rPr pt14:Unid="92cd9eb0e8474e53ab86eadf334fafa0">
          <w:b pt14:Unid="a428e4f4b2fd4b48b596a3ad7c38d260"/>
        </w:rPr>
      </w:pPr>
      <w:r>
        <w:rPr pt14:Unid="74a662138f514cb580ea7988136364d7">
          <w:b pt14:Unid="536b8f999ff345dbad01955c0a2fb6c5"/>
        </w:rPr>
        <w:t xml:space="preserve">SECTION 8 - </w:t>
      </w:r>
      <w:r>
        <w:rPr pt14:Unid="dd9e70e2b54e4434b4fe2484c76bd356">
          <w:b pt14:Unid="776052a215ae4fa8bda8c0b7604c7814"/>
          <w:u w:val="single" pt14:Unid="3e849a9cbd674ed5b2c19a5392df8380"/>
        </w:rPr>
        <w:t>INSURANCE; DAMAGE OR DESTRUCTION</w:t>
      </w:r>
    </w:p>
    <w:p pt14:Unid="82cfb9af1f18420a94ea54abd6063049">
      <w:pPr/>
    </w:p>
    <w:p pt14:Unid="8a082fdbff1d472da7895d04ac5ba19f">
      <w:pPr pt14:Unid="894d1b8e0ee248198bfeb97cfd254477">
        <w:widowControl pt14:Unid="275840d3b2c64e7b905c253fc53c9f87"/>
        <w:tabs pt14:Unid="83bd773e76f4453b8760e3874ae4650e">
          <w:tab w:val="left" w:pos="-1440" pt14:Unid="0cf1886dbb9342538e168f22ad83a037"/>
          <w:tab w:val="left" w:pos="-720" pt14:Unid="294e5e59586e45bb86720ef17a44907b"/>
          <w:tab w:val="left" w:pos="720" pt14:Unid="e8458f0c05b4493d856e75ecf2025e17"/>
          <w:tab w:val="left" w:pos="1584" pt14:Unid="68c52b966a034f4fb6862bed703ea129"/>
          <w:tab w:val="left" w:pos="2304" pt14:Unid="ba7b532cc7c04e74a18a43e48c256699"/>
          <w:tab w:val="left" w:pos="3024" pt14:Unid="b790c64f517a480992dfb49affe15fdc"/>
          <w:tab w:val="left" w:pos="4464" pt14:Unid="c5b5ab1f772c4b1a81d744f8248cc4ac"/>
          <w:tab w:val="left" w:pos="6480" pt14:Unid="44a8bbfb812a43a3983cd25023c563e6"/>
          <w:tab w:val="left" w:pos="7200" pt14:Unid="d2f2b90725e14b0ea2590e7a086a0f57"/>
          <w:tab w:val="left" w:pos="7920" pt14:Unid="4a5e104d46bb40588f77ef7486f4e988"/>
        </w:tabs>
        <w:ind w:firstLine="720" pt14:Unid="3ccc413cc21f400b8a19aceb819a74fa"/>
        <w:jc w:val="both" pt14:Unid="9b5d48283ba040b386401b6b329caa93"/>
      </w:pPr>
      <w:r>
        <w:rPr pt14:Unid="a7f3ed10b3da4421b94288627a750df8">
          <w:b pt14:Unid="34d5c8c0c035402a93e214f270af633b"/>
          <w:bCs pt14:Unid="f4bf8aef32f342aaadab48f984413e98"/>
          <w:szCs w:val="24" pt14:Unid="32e479e01c8a44b886b6af33338a2313"/>
        </w:rPr>
        <w:t xml:space="preserve">8.1  </w:t>
      </w:r>
      <w:r>
        <w:rPr pt14:Unid="5120af7dc02b46cabdcbf712595a8987">
          <w:b pt14:Unid="d6a876280f9c4d16815f772a7ba2a13f"/>
          <w:bCs pt14:Unid="f4ab14aaf8ae4f90b0c530c94c92ec23"/>
          <w:szCs w:val="24" pt14:Unid="899564ec4de24be785ba96162c1826bf"/>
          <w:u w:val="single" pt14:Unid="5a17f497d7c04225955636712f0b29ff"/>
        </w:rPr>
        <w:t>Insurance</w:t>
      </w:r>
      <w:r>
        <w:rPr pt14:Unid="8429a16996144a1b95f4f977bceb2d33">
          <w:szCs w:val="24" pt14:Unid="c8553159943d446198e7cc4a91f39111"/>
        </w:rPr>
        <w:t xml:space="preserve">.  </w:t>
      </w:r>
      <w:r>
        <w:t>Tenant shall, at its own cost and expense, carry commercial general liability insurance in an amount of not less than $2,000,000.00 each occurrence, single limit bodily injury and/or property damage combined (with such deductibles and retentions as determined by Tenant in its sole and absolute discretion).   On or before the earlier of a) the Commencement Date or b) the date on which Beneficial Occupancy begins, Tenant shall deliver to Landlord a certificate of insurance showing the Commercial General Liability insurance required above with Landlord designated as an additional insured thereon.  Landlord shall maintain, at all times during the Term of this Lease, with respect to Premises, the Building and improvements located on the Premises, insurance against loss or damage by fire and other risks covered by property insurance with extended coverage endorsements in an amount of the full insurable replacement value of such improvements (“</w:t>
      </w:r>
      <w:r>
        <w:rPr pt14:Unid="52b0d661ebb94586a2050398ac0724ff">
          <w:b pt14:Unid="915c637bc3a2451ca885fa3f86cec80c"/>
          <w:bCs pt14:Unid="43cd4ea23e094e168d4b909384f5fbc3"/>
        </w:rPr>
        <w:t>Landlord’s Insurance</w:t>
      </w:r>
      <w:r>
        <w:t>”).  Tenant shall pay the cost of Landlord’s Insurance as part of Operating Expenses.</w:t>
      </w:r>
    </w:p>
    <w:p pt14:Unid="f39264d09caa4e55afb8bca3a422c810">
      <w:pPr pt14:Unid="e2dd4d35394c407eaed14d83da0e5ed9">
        <w:jc w:val="both" pt14:Unid="5febce658b514c9ba70106b00a88e1ab"/>
      </w:pPr>
    </w:p>
    <w:p pt14:Unid="f746672bcdef4c6787d2e531d1e8ab71">
      <w:pPr pt14:Unid="dafe0ea628dc4b69ac27f3f01f6aa9f2">
        <w:widowControl pt14:Unid="ce54e59b9918456fadc595a66f97cbac"/>
        <w:ind w:firstLine="720" pt14:Unid="765ecabf746f47148b859f2125480551"/>
        <w:jc w:val="both" pt14:Unid="b807af57d38543d0a950eaff6d3c1398"/>
      </w:pPr>
      <w:r>
        <w:rPr pt14:Unid="2d04e7414a144001b36f8b07ba31aefd">
          <w:b pt14:Unid="b4e2eeb273b24854a4fc530350de2a69"/>
        </w:rPr>
        <w:t xml:space="preserve">8.2  </w:t>
      </w:r>
      <w:r>
        <w:rPr pt14:Unid="91690e5b4c514d4994aba5d797acf2e8">
          <w:b pt14:Unid="838aab595c8445f18fa3f8ad8503fa26"/>
          <w:u w:val="single" pt14:Unid="4f117c5a8a7d48b391bbf8bf5bd4a99d"/>
        </w:rPr>
        <w:t>Damage or Destruction</w:t>
      </w:r>
      <w:r>
        <w:t xml:space="preserve">.  </w:t>
      </w:r>
    </w:p>
    <w:p pt14:Unid="76fda1c1c58c43af93dac0ed9aa67d54">
      <w:pPr pt14:Unid="30b6c9a22c784ff695c6c2d78f24f9f7" pt14:Status="Deleted">
        <w:widowControl pt14:Unid="0d44e7aa955648ceb4011426e7699f8f"/>
        <w:ind w:firstLine="720" pt14:Unid="775b1a400f4b478b8ed117e39f6c0480"/>
        <w:jc w:val="both" pt14:Unid="7caa878a1fb84b3aa8f3cabdb49a8477"/>
        <w:rPr pt14:Unid="3da06c14de594bbcb0b0060f9b193270">
          <w:del w:author="David Reed" w:id="88" w:date="2025-12-19T15:59:49.4372471+00:00"/>
        </w:rPr>
      </w:pPr>
      <w:del w:author="David Reed" w:id="89" w:date="2025-12-19T15:59:49.4372471+00:00">
        <w:r>
          <w:delText xml:space="preserve">Tenant must immediately notify Landlord of any casualty loss in the Premises. Within 20 days after receipt of Tenant's notice of a casualty loss, Landlord will notify Tenant if the Premises are less than or more than 50% unusable, on a per building square foot basis, and if Landlord can substantially restore the leased premises within 270 days after Tenant notifies Landlord of the casualty loss.  In the event that Landlord or Tenant timely completes such repair and/or restoration, this Lease shall remain in full force and effect. During the period during which such repair and/or restoration is being performed, Base Rent otherwise payable hereunder shall abate in the proportion that the area of the Premises rendered untenantable bears to the entire area of the Premises until the Premises is completely restored, repaired, or replaced to the satisfaction of Tenant; provided, however, that no Base Rent shall be payable for any portion of the Premises unless Tenant is able to conduct its usual business on that portion of the Premises that remains tenantable.  If the Premises cannot be reasonable repaired within 270-days, then Landlord and Tenant shall mutually agree in writing on the same, and terminate the Lease.  If insurance proceeds shall cover any and all cost of repair and replacement of the Premises, then the 270-day period shall be extended based upon the construction estimate, as provided by the insurance company. </w:delText>
        </w:r>
      </w:del>
    </w:p>
    <w:p pt14:Unid="03f03ca6cb1342239aa6a550d4820ab4">
      <w:pPr pt14:Unid="6804f7e83ea045469957a9f3ef97855a">
        <w:widowControl pt14:Unid="a68e6989cc8843efa69e4309e0c0efc9"/>
        <w:ind w:firstLine="720" pt14:Unid="a034fb1bfdb74813a9997e577e391adf"/>
        <w:jc w:val="both" pt14:Unid="55de08bb9ece427e92e128d55c9e943f"/>
      </w:pPr>
    </w:p>
    <w:p pt14:Unid="69c9580e1e524146a108af2958bb4b5d">
      <w:pPr pt14:Unid="ef9f4e60a27c4fefab2edd8506a1e7d8" pt14:Status="Inserted">
        <w:widowControl pt14:Unid="79e87b2201b9415893ea5ee5ac67a7e8"/>
        <w:ind w:firstLine="720" pt14:Unid="83f86d0dbd4b4cbcb7e46b7475a1e502"/>
        <w:jc w:val="both" pt14:Unid="1be13a89ce6f46dbba863ef88b0c327d"/>
        <w:rPr>
          <w:ins w:author="David Reed" w:id="90" w:date="2025-12-19T15:59:49.4372471+00:00"/>
        </w:rPr>
      </w:pPr>
      <w:ins w:author="David Reed" w:id="91" w:date="2025-12-19T15:59:49.4372471+00:00">
        <w:r>
          <w:t>(a)</w:t>
        </w:r>
      </w:ins>
      <w:ins w:author="David Reed" w:id="92" w:date="2025-12-19T15:59:49.4372471+00:00">
        <w:r>
          <w:tab pt14:Status="Inserted"/>
        </w:r>
      </w:ins>
      <w:ins w:author="David Reed" w:id="93" w:date="2025-12-19T15:59:49.4372471+00:00">
        <w:r>
          <w:t>Tenant shall promptly notify Landlord of any damage by fire, flood or other casualty in the loss in the Premises. Within 20 days after receipt of Tenant's notice of a casualty loss, Landlord will notify Tenant in writing if Landlord can substantially restore the leased premises within 180 days after Tenant notifies Landlord of the casualty.  In the event that Landlord is able to substantially restore the Premises within such 180-day period, Landlord shall complete such repair and/or restoration within such 180-day period, and this Lease shall remain in full force and effect. During the period during which such repair and/or restoration is being performed, Base Rent otherwise payable hereunder shall abate in the proportion that the area of the Premises rendered untenantable bears to the entire area of the Premises until the Premises is completely restored, repaired, or replaced to the satisfaction of Tenant; provided, however, that no Base Rent shall be payable for any portion of the Premises unless Tenant is able to conduct its usual business on that portion of the Premises that remains tenantable.  If the Premises cannot be repaired or restored within such 180-day periods, then Tenant shall have the right to elect in writing to Landlord to either (a) terminate this Lease, or (b) provide additional time for Landlord to complete the repair or restoration and continue to receive an abatement of Base Rent in proportion to the area of the Premises that remains untenantable.   If this Lease is terminated pursuant to this Section, Landlord shall promptly pay to Tenant any prepaid but unearned Base Rent and other charges paid by Tenant, or Tenant shall promptly pay to Landlord any Rent and other charges earned and unpaid.</w:t>
        </w:r>
      </w:ins>
    </w:p>
    <w:p pt14:Unid="8075f9661f21474da0479cd45e4a428d">
      <w:pPr pt14:Unid="dbf6e8772cba4581bfb33b8eb2da9ebb">
        <w:ind w:firstLine="720" pt14:Unid="8269284c9ed9440988674592dd47ae1e"/>
        <w:jc w:val="both" pt14:Unid="c023f912c2514b089e9f9038b4e7b033"/>
      </w:pPr>
    </w:p>
    <w:p pt14:Unid="02bd66d9f272425b9a583dc3bfdc15ff">
      <w:pPr pt14:Unid="3782281eb88448de9a3fc06df9d06e75" pt14:Status="Deleted">
        <w:jc w:val="both" pt14:Unid="a106938510c249b38336d1a1eea3b066"/>
        <w:rPr>
          <w:del w:author="David Reed" w:id="94" w:date="2025-12-19T15:59:49.4372471+00:00"/>
        </w:rPr>
      </w:pPr>
    </w:p>
    <w:p pt14:Unid="2f2a920d87774d8b843f48cf0aef8344">
      <w:pPr pt14:Unid="05bd679602ae43008350d2491be9f24f" pt14:Status="Deleted">
        <w:widowControl pt14:Unid="c196d29aac2a477e832037c2ad00d90b"/>
        <w:ind w:firstLine="720" pt14:Unid="a6d6299cca6e4fff9d85c5c6894b4f01"/>
        <w:jc w:val="both" pt14:Unid="c97dd964035c4e89856649f8715d3d49"/>
        <w:rPr>
          <w:del w:author="David Reed" w:id="95" w:date="2025-12-19T15:59:49.4372471+00:00"/>
        </w:rPr>
      </w:pPr>
      <w:del w:author="David Reed" w:id="96" w:date="2025-12-19T15:59:49.4372471+00:00">
        <w:r>
          <w:delText>If this Lease is terminated pursuant to this Section, Landlord shall promptly pay to Tenant any prepaid but unearned Base Rent and other charges paid by Tenant, or Tenant shall promptly pay to Landlord any Rent and other charges earned and unpaid.</w:delText>
        </w:r>
      </w:del>
    </w:p>
    <w:p pt14:Unid="21a13111eb8b4dc9a06121d6b6695d0b">
      <w:pPr pt14:Unid="1706a8c9972743d3a56835641e91fab1" pt14:Status="Deleted">
        <w:ind w:firstLine="720" pt14:Unid="e061ce629a9c45449fef59cc82dd43e0"/>
        <w:jc w:val="both" pt14:Unid="a2d18541e8e54f7c8855ff0b8b830b25"/>
        <w:rPr>
          <w:del w:author="David Reed" w:id="97" w:date="2025-12-19T15:59:49.4372471+00:00"/>
        </w:rPr>
      </w:pPr>
    </w:p>
    <w:p pt14:Unid="3736a796b0ea4211a7072d9e4d100ec9">
      <w:pPr pt14:Unid="65b5fc27cb6544e58f5619857db189c7" pt14:Status="Inserted">
        <w:ind w:firstLine="720" pt14:Unid="a47dfe5bb669452d852e5e0ab011ef85"/>
        <w:jc w:val="both" pt14:Unid="4e309fd0b76c4eee9305e77c98d01dcd"/>
        <w:rPr>
          <w:ins w:author="David Reed" w:id="98" w:date="2025-12-19T15:59:49.4372471+00:00"/>
        </w:rPr>
      </w:pPr>
      <w:ins w:author="David Reed" w:id="99" w:date="2025-12-19T15:59:49.4372471+00:00">
        <w:r>
          <w:t>(b)</w:t>
        </w:r>
      </w:ins>
      <w:ins w:author="David Reed" w:id="100" w:date="2025-12-19T15:59:49.4372471+00:00">
        <w:r>
          <w:tab pt14:Status="Inserted"/>
        </w:r>
      </w:ins>
      <w:ins w:author="David Reed" w:id="101" w:date="2025-12-19T15:59:49.4372471+00:00">
        <w:r>
          <w:t>In the event any such casualty or damage occurs in the final 2 years of the Term of this Lease, and as a result thereof Tenant’s Use of the Premises is materially and adversely affected (as reasonably determined by Tenant), either Tenant or Landlord may terminate this Lease upon written notice to the other, whereupon this Lease shall terminate and be of no further force or effect.</w:t>
        </w:r>
      </w:ins>
    </w:p>
    <w:p pt14:Unid="69053e99138a45a29b2e27db3e40eecb">
      <w:pPr pt14:Unid="9ec5cda50ddc4fb98ad2be98b699124c">
        <w:jc w:val="both" pt14:Unid="2ebb200dd1774f839b3bafe86e907d80"/>
      </w:pPr>
    </w:p>
    <w:p pt14:Unid="e68d93118a4b4dcdab5be0c96c57c510">
      <w:pPr pt14:Unid="8691e9d4ca9b44cca59fc9fd0f9f6909">
        <w:jc w:val="both" pt14:Unid="ce917b2c2bbe4ccfabaa71a49c62e88f"/>
        <w:rPr pt14:Unid="b3532f8e09494d4bbdad4116f6e91716">
          <w:szCs w:val="24" pt14:Unid="f4e6472c002a4d24be533445cef15cd5"/>
        </w:rPr>
      </w:pPr>
      <w:r>
        <w:tab pt14:Unid="ee2e2293e4874e4484b559742e387e0e"/>
      </w:r>
      <w:r>
        <w:rPr pt14:Unid="0b640238145a4afa9af818eb6b30a024">
          <w:b pt14:Unid="632d458e71184d85b7f1f1538cc4460d"/>
          <w:bCs pt14:Unid="adecd610f107439b910a9f78f1632c94"/>
          <w:szCs w:val="24" pt14:Unid="372ecbc427b14f9bb67aeb943656a53f"/>
        </w:rPr>
        <w:t xml:space="preserve">8.3  </w:t>
      </w:r>
      <w:r>
        <w:rPr pt14:Unid="1879cfc84a4f429b82ffbbac529522f7">
          <w:b pt14:Unid="f2270e490b044eb3a4f4904acb5be98a"/>
          <w:bCs pt14:Unid="3f71c7aa768148dd9ed1b0cf109fa57e"/>
          <w:szCs w:val="24" pt14:Unid="26d3efdadda044a385306ec5540de26f"/>
          <w:u w:val="single" pt14:Unid="e5ed7ca1c14549738230170412368aba"/>
        </w:rPr>
        <w:t>Subrogation</w:t>
      </w:r>
      <w:r>
        <w:rPr pt14:Unid="2867dced45f54b0a8e92a0e41bf44960">
          <w:szCs w:val="24" pt14:Unid="9b572c7be65c48349e5f807f8a928f4e"/>
        </w:rPr>
        <w:t>:  Landlord and Tenant shall each obtain from their respective insurers under all policies of fire, theft, public liability, workers' compensation and other insurance maintained by either of them at any time during the Term hereof insuring or covering the Premises, a waiver of all rights of subrogation which the insurer of the party might otherwise have, if at all, against the other party.</w:t>
      </w:r>
    </w:p>
    <w:p pt14:Unid="10c0848835e5451ebfb03e438a1e1be9">
      <w:pPr pt14:Unid="5a31fb05de154a7e81fc75e3169e2d5d">
        <w:jc w:val="both" pt14:Unid="d56cecb80ca94a7d9cd5bf773d605be3"/>
      </w:pPr>
    </w:p>
    <w:p pt14:Unid="fa8715dd9af54d3184304650d236ba5e">
      <w:pPr pt14:Unid="f334e6b93f794d758c3f3cdf97b9bc40">
        <w:jc w:val="center" pt14:Unid="a220d4442ea84b558d989b94a966fd14"/>
        <w:rPr pt14:Unid="9d40606481614d339f5528d8e1cd125d">
          <w:b pt14:Unid="0b025c3fafcd4b05a23079bd34e38ab0"/>
        </w:rPr>
      </w:pPr>
      <w:r>
        <w:rPr pt14:Unid="2927f0ac35684b9a84db71efa523f242">
          <w:b pt14:Unid="4a5b447de33e4ea89318c9506477f622"/>
        </w:rPr>
        <w:t xml:space="preserve">SECTION 9 - </w:t>
      </w:r>
      <w:r>
        <w:rPr pt14:Unid="c58d9efb6291479bbd3d5faf595136ca">
          <w:b pt14:Unid="770666f51e4b4236bf01430f9300e925"/>
          <w:u w:val="single" pt14:Unid="0eb29ce4130547e1af15b6ae1998f191"/>
        </w:rPr>
        <w:t>EMINENT DOMAIN</w:t>
      </w:r>
    </w:p>
    <w:p pt14:Unid="fc9a06ced3194a4b852c03675632f754">
      <w:pPr/>
    </w:p>
    <w:p pt14:Unid="561ff0e37959488596dd96b5d16564cf">
      <w:pPr pt14:Unid="0a19b735850c4c6f9b7c78135acac2a7">
        <w:jc w:val="both" pt14:Unid="a721d133cf9643db9299e764069fbc48"/>
      </w:pPr>
      <w:r>
        <w:t xml:space="preserve"> </w:t>
      </w:r>
      <w:r>
        <w:tab pt14:Unid="bf319bad82ae46f8b1753cb8b154381c"/>
      </w:r>
      <w:r>
        <w:t xml:space="preserve">If any portion of the Premises which materially affects Tenant’s ability to continue to use the remainder thereof for the purposes set forth herein, as determined by Tenant in its sole discretion, or which renders the Premises untenantable, is taken by right of eminent domain or by condemnation, or is conveyed in lieu of any such taking, then this Lease may be terminated at the option of Tenant.  Such option shall be exercised by Tenant giving notice to Landlord of such termination within 30 days after such taking or conveyance; whereupon this Lease shall forthwith terminate, and the Rent shall be duly apportioned as of the date of such taking or conveyance.  Upon such termination, Tenant shall surrender to Landlord the Premises and all of Tenant’s interest therein under this Lease.  If any portion of the Premises is taken which does not materially affect Tenant’s right to use the remainder of the Premises, as determined by Tenant in its sole discretion, this Lease shall continue in full force and effect, and Landlord shall promptly perform any repair or restoration work required to restore the Premises, insofar as possible, to former condition, and the rental owing hereunder shall be adjusted, if necessary, in such just manner and proportion as the part so taken (and its effect on Tenant’s ability to use the remainder of the Premises) bears to the whole. In the event of taking or conveyance as described herein, Landlord shall receive the award or consideration for the lands and improvements so taken; provided, however, that Landlord shall have no interest in any award made for Tenant’s loss of business or value of its leasehold interest or for the taking of Tenant’s fixtures or property, or for Tenant’s relocation expenses.  Landlord and Tenant shall cooperate with one another in making claims for condemnation awards.  </w:t>
      </w:r>
    </w:p>
    <w:p pt14:Unid="84d2f0a927d24ff8b05adaa75a584492">
      <w:pPr/>
    </w:p>
    <w:p pt14:Unid="1919241031074851bb30770337ffb14a">
      <w:pPr pt14:Unid="a7844022492f477cbaf866b11d537f15">
        <w:jc w:val="center" pt14:Unid="a952ed96164e4a3badbd49cfcae6ec52"/>
        <w:rPr pt14:Unid="ff13cebe7dfa48dd979cd2a7609d999f">
          <w:b pt14:Unid="774a0d5613054e2d961bb6cce7731463"/>
        </w:rPr>
      </w:pPr>
      <w:r>
        <w:rPr pt14:Unid="0be481ffbcc54bf8939686cd25271180">
          <w:b pt14:Unid="12ac1940052e4146bd9bdf16f47fd10e"/>
        </w:rPr>
        <w:t xml:space="preserve">SECTION 10 - </w:t>
      </w:r>
      <w:r>
        <w:rPr pt14:Unid="b0418ac7dea24091a018ca0680ce2cb4">
          <w:b pt14:Unid="3c2a2133ef554d338db9abe1157f03af"/>
          <w:u w:val="single" pt14:Unid="b3ed6b34561a4e6ebff09dce47c67c54"/>
        </w:rPr>
        <w:t>ASSIGNMENT AND SUBLETTING; ATTORNMENT</w:t>
      </w:r>
    </w:p>
    <w:p pt14:Unid="4bb1cab8b6a749feb2fac6ad94365a60">
      <w:pPr/>
    </w:p>
    <w:p pt14:Unid="3468bd4393ff4f0e934378cd7e44b7d3">
      <w:pPr pt14:Unid="be321bb9c95c42b99c67a9b39894d5b8">
        <w:jc w:val="both" pt14:Unid="8078534a125a4c72b95df618e9dcf1b8"/>
      </w:pPr>
      <w:r>
        <w:tab pt14:Unid="4237d9f35ef44176912b6363a017ebb5"/>
      </w:r>
      <w:r>
        <w:rPr pt14:Unid="5d409381f91c4be5b223c337cdab15df">
          <w:b pt14:Unid="3d77c6918942497796be55b9f0ef8db5"/>
        </w:rPr>
        <w:t xml:space="preserve">10.1  </w:t>
      </w:r>
      <w:r>
        <w:rPr pt14:Unid="554ffd54229041528848e1bb1130d458">
          <w:b pt14:Unid="0b38e85da39049d5acd06bebc77e2eda"/>
          <w:u w:val="single" pt14:Unid="ae335127949641a0b886d5ea11102e48"/>
        </w:rPr>
        <w:t>Assignment by Landlord</w:t>
      </w:r>
      <w:r>
        <w:t>.  Subject to the terms and provisions of this Lease, Landlord may sell its interest in the Premises or assign this Lease or Landlord's reversion hereunder, either absolutely or as security for a loan, without the necessity of obtaining Tenant's consent but with written notice to Tenant, but any such sale or assignment shall be at all times subject to this Lease and the rights of Tenant hereunder.</w:t>
      </w:r>
    </w:p>
    <w:p pt14:Unid="e007065e3e13451ba8a78f57b1b3080e">
      <w:pPr/>
    </w:p>
    <w:p pt14:Unid="30f76655b6444d269af32c32fb70ca8f">
      <w:pPr pt14:Unid="a11ec82ef78d490585d22cef8ee3c784">
        <w:jc w:val="both" pt14:Unid="94adbe5881894b4c8196a5783789daed"/>
      </w:pPr>
      <w:r>
        <w:tab pt14:Unid="fb4bfe24354c4b1ba758415efd3262cc"/>
      </w:r>
      <w:r>
        <w:rPr pt14:Unid="ec88aedf8dca4bf4b84c3cc451484f12">
          <w:b pt14:Unid="11684dfade794206b714c0e4defe039d"/>
        </w:rPr>
        <w:t xml:space="preserve">10.2  </w:t>
      </w:r>
      <w:r>
        <w:rPr pt14:Unid="b58513f6356644ddb47099be19096c42">
          <w:b pt14:Unid="7354740a410b42a4bcaee1015e43938f"/>
          <w:u w:val="single" pt14:Unid="2461303958104bc88210c249c671bbdd"/>
        </w:rPr>
        <w:t>Assignment and Subletting by Tenant</w:t>
      </w:r>
      <w:r>
        <w:t>.  Tenant shall have the right to assign, sublet or otherwise transfer its interest in this Lease and its rights hereunder to any entity or person with Landlord’s prior written consent, which shall not be unreasonably withheld, conditioned or delayed.  Notwithstanding the foregoing, Tenant may assign, sublet or otherwise transfer its interest in this Lease, without Landlord’s consent, written or otherwise, to any parent, subsidiary or affiliate of Tenant or Tenant’s parent, or to a corporation or other business entity with which Tenant may merge, amalgamate or consolidate. If Tenant assigns this Lease or sublets any part of the Premises, Tenant will remain liable for all of Tenant’s obligations under this Lease regardless if the assignment or sublease is made with or without the consent of Landlord. This Lease contains no provision restricting, purporting to restrict or referring in any manner to a change in control or change in shareholders, directors, management or organization of Tenant, or any subsidiary, affiliate or parent of Tenant or, or to the issuance, sale, purchase, public offering, disposition or recapitalization of the capital stock of Tenant, or any subsidiary, affiliate or parent of Tenant.</w:t>
      </w:r>
    </w:p>
    <w:p pt14:Unid="473525d2fdf04772883a6780b21aa28e">
      <w:pPr/>
    </w:p>
    <w:p pt14:Unid="5899fcc4991046b688c44711ad7484dd">
      <w:pPr pt14:Unid="4a1ad5575a6e4f3cb8dd43a0c1579795">
        <w:jc w:val="both" pt14:Unid="07672357e9464afa813bb19daa4f043d"/>
      </w:pPr>
      <w:r>
        <w:tab pt14:Unid="75912cc0ccff4d14936711b808a4957e"/>
      </w:r>
      <w:r>
        <w:rPr pt14:Unid="577a3ae6f5a54a55a13cdf34845b0659">
          <w:b pt14:Unid="3631da494b6047f3b2132f3c283f4c01"/>
        </w:rPr>
        <w:t xml:space="preserve">10.3  </w:t>
      </w:r>
      <w:r>
        <w:rPr pt14:Unid="450185b4f6f34c29b4743788570f70a2">
          <w:b pt14:Unid="ea87796233674b8b8e803edccdd6bdc5"/>
          <w:u w:val="single" pt14:Unid="f3e18d9fb707418e9f60438dcd9dbb39"/>
        </w:rPr>
        <w:t>Attornment</w:t>
      </w:r>
      <w:r>
        <w:t>.  Any assignee of Landlord or Tenant hereby agrees to attorn to the Tenant or Landlord, respectively, as the case may be.</w:t>
      </w:r>
    </w:p>
    <w:p pt14:Unid="75d32c2ceff04ebdb0963fdb57765459">
      <w:pPr/>
    </w:p>
    <w:p pt14:Unid="68833c0c5cb5443394ad1de223c76ffe">
      <w:pPr pt14:Unid="83d8bbf8410545518cffeeaf8fb1f948">
        <w:jc w:val="center" pt14:Unid="0dd27f88c60f4402b3d97551eee7d5ac"/>
        <w:rPr pt14:Unid="48173b9cb3854150b26c21ebc969e29b">
          <w:b pt14:Unid="908ace6b872a41caaad26e6bcc75a853"/>
        </w:rPr>
      </w:pPr>
      <w:r>
        <w:rPr pt14:Unid="3756a6c5659f40a5af8ed1baab24b3a8">
          <w:b pt14:Unid="10934e2e5d3e47a1a92608764b49c251"/>
        </w:rPr>
        <w:t xml:space="preserve">SECTION 11 - </w:t>
      </w:r>
      <w:r>
        <w:rPr pt14:Unid="507480f470c74540ab4c2089c59376cb">
          <w:b pt14:Unid="6cd8a99f88ce4076b4db11d6ae893bb9"/>
          <w:u w:val="single" pt14:Unid="a067a53f1281458eae3eea6862fb23a4"/>
        </w:rPr>
        <w:t>DEFAULT AND REMEDIES</w:t>
      </w:r>
    </w:p>
    <w:p pt14:Unid="c740c4e5547e4e839df3c5023d7be389">
      <w:pPr/>
    </w:p>
    <w:p pt14:Unid="b5b5ce5bf6ff4f1780e82df1dc83d9f9">
      <w:pPr/>
      <w:r>
        <w:rPr pt14:Unid="50fdec75cccd4ee4a4e9cdd671169dc7">
          <w:b pt14:Unid="45d8c4fb44ac4f1c850c3a433d032f9d"/>
        </w:rPr>
        <w:tab pt14:Unid="4e9dd2ca1b2a4a37bdf286c288eac3a0"/>
      </w:r>
      <w:r>
        <w:rPr pt14:Unid="abf5f1625b134976b2a1a383973aeb76">
          <w:b pt14:Unid="73751ecc00324bf1be4dd91066aed8f1"/>
        </w:rPr>
        <w:t xml:space="preserve">11.1  </w:t>
      </w:r>
      <w:r>
        <w:rPr pt14:Unid="08252a09f6894f3096788a6acafed9c7">
          <w:b pt14:Unid="843b45e94e0f428f9e1df4913ac97f50"/>
          <w:u w:val="single" pt14:Unid="cf151026aa6c4e3c94466a83b94716c0"/>
        </w:rPr>
        <w:t>Events of Default</w:t>
      </w:r>
      <w:r>
        <w:t>.  If:</w:t>
      </w:r>
    </w:p>
    <w:p pt14:Unid="21730ce006f74fbeb4719856e7423353">
      <w:pPr/>
    </w:p>
    <w:p pt14:Unid="d1127bb922354edfae8955647dc56e25">
      <w:pPr pt14:Unid="eeaf0eb32e7649108187c316339a73d3">
        <w:jc w:val="both" pt14:Unid="498267aa197145aab699c22dd78e3ab1"/>
      </w:pPr>
      <w:r>
        <w:tab pt14:Unid="2e577e8e72e64855944044925fb1c95c"/>
      </w:r>
      <w:r>
        <w:t>(a)</w:t>
      </w:r>
      <w:r>
        <w:tab pt14:Unid="446d70fb946e4af185542549d5c51e52"/>
      </w:r>
      <w:r>
        <w:t xml:space="preserve">Tenant shall default in the due and punctual payment of the Rent or any other amounts due to Landlord under this Lease or any part thereof, and such default shall continue for 10 </w:t>
      </w:r>
      <w:ins w:author="David Reed" w:id="102" w:date="2025-12-19T15:59:49.4372471+00:00">
        <w:r>
          <w:t xml:space="preserve">business </w:t>
        </w:r>
      </w:ins>
      <w:r>
        <w:t>days after notice thereof in writing to Tenant; or</w:t>
      </w:r>
    </w:p>
    <w:p pt14:Unid="83d9b1dd194148eda7abdacfd6d6c649">
      <w:pPr pt14:Unid="e604a37d197d4c61a3b610fdd101aa64">
        <w:jc w:val="both" pt14:Unid="fc78e625e7134226a7629e6363c622ca"/>
      </w:pPr>
    </w:p>
    <w:p pt14:Unid="b649def4a0f640e98d419c72347d62c3">
      <w:pPr pt14:Unid="fad934a7d1be4c00a16481ec7027cd12">
        <w:jc w:val="both" pt14:Unid="9673709866034eb2b700787554452df0"/>
      </w:pPr>
      <w:r>
        <w:tab pt14:Unid="1d483753ecc24a56b094392b608b3954"/>
      </w:r>
      <w:r>
        <w:t>(b)</w:t>
      </w:r>
      <w:r>
        <w:tab pt14:Unid="e403d4d40f024290a34301baed412ce3"/>
      </w:r>
      <w:r>
        <w:t xml:space="preserve">Tenant shall default in the performance or in compliance with any of the other covenants, agreements or conditions contained in this Lease and such default shall not be cured within 30 days after notice thereof in writing from Landlord to Tenant; </w:t>
      </w:r>
      <w:ins w:author="David Reed" w:id="103" w:date="2025-12-19T15:59:49.4372471+00:00">
        <w:r>
          <w:t>provided, however that if the default is not capable of being cured within such 30-day period and Tenant commences to cure such default within such 30-day period and is diligently pursuing a cure of such default, Tenant shall have an additional period not to exceed 90 days to cure such default;</w:t>
        </w:r>
      </w:ins>
      <w:r>
        <w:t xml:space="preserve"> or</w:t>
      </w:r>
    </w:p>
    <w:p pt14:Unid="10d66c6da02543c188aad1c0f53dcc23">
      <w:pPr pt14:Unid="725f75eaba704de7972f0bdd59f58813">
        <w:jc w:val="both" pt14:Unid="5df258e64df74db5bda2256434845e43"/>
      </w:pPr>
    </w:p>
    <w:p pt14:Unid="5388a9f2b7264404be83386279815f27">
      <w:pPr pt14:Unid="7fa2f3156bbb4c3ca27f67cf0da0134f">
        <w:jc w:val="both" pt14:Unid="9f96009d8d9f41f0bcedd0d2aff78ab2"/>
      </w:pPr>
      <w:r>
        <w:tab pt14:Unid="ede5608e82ff4158bf1f849678c4368f"/>
      </w:r>
      <w:r>
        <w:t>(c)</w:t>
      </w:r>
      <w:r>
        <w:tab pt14:Unid="98c67ee2e0cf431f9fc899f623824b59"/>
      </w:r>
      <w:r>
        <w:t>Tenant shall file a petition in voluntary bankruptcy or under Chapter VII or XI of the Federal Bankruptcy Act or any similar law, state or federal, whether now or hereafter existing, or an answer admitting insolvency or inability to pay its debts, or fail to obtain a vacation or stay of involuntary proceedings within 90 days after the involuntary petition is filed; or</w:t>
      </w:r>
    </w:p>
    <w:p pt14:Unid="08099c4e084444ee900feae126f701ca">
      <w:pPr pt14:Unid="17b6d64fffd34e81b17d42063807ccf7">
        <w:jc w:val="both" pt14:Unid="29e8e2165dc04c2f92e1f3dc4b1a2946"/>
      </w:pPr>
    </w:p>
    <w:p pt14:Unid="6bfecf41ec4c4113ad4bc6860126f45a">
      <w:pPr pt14:Unid="aaef5123ce0942e3975cca2924f50e43">
        <w:jc w:val="both" pt14:Unid="17e56538c8894d8fb5e8ca7abd771401"/>
      </w:pPr>
      <w:r>
        <w:tab pt14:Unid="cde9c018009342968c92160fd2191f7e"/>
      </w:r>
      <w:r>
        <w:t>(d)</w:t>
      </w:r>
      <w:r>
        <w:tab pt14:Unid="87f92000e9de4890939a263f5b3646bc"/>
      </w:r>
      <w:r>
        <w:t>Tenant shall be adjudicated a bankrupt, or a trustee or receiver shall be appointed for Tenant or for all of its property or the major part thereof in any involuntary proceedings, or any court shall have taken jurisdiction of the property of Tenant or the majority part thereof in any involuntary proceeding for reorganization, dissolution, liquidation or winding up of Tenant, and such trustee or receiver shall not be discharged or such jurisdiction relinquished or vacated or stayed on appeal or otherwise within 90 days; or</w:t>
      </w:r>
    </w:p>
    <w:p pt14:Unid="de0f471047c44296a841a734252f2611">
      <w:pPr/>
    </w:p>
    <w:p pt14:Unid="c89a48a71b1d41c0a2bc4de0f65c952f">
      <w:pPr pt14:Unid="f4021f2be7964dd0bba3b02a989b3e27">
        <w:jc w:val="both" pt14:Unid="34fa55c77ec446caac049dcd8b36d154"/>
      </w:pPr>
      <w:r>
        <w:tab pt14:Unid="8a26660723b9426abdb31196db4df20e"/>
      </w:r>
      <w:r>
        <w:t>(e)</w:t>
      </w:r>
      <w:r>
        <w:tab pt14:Unid="b9ab28d3c1f245e3839a2a22321f8edb"/>
      </w:r>
      <w:r>
        <w:t xml:space="preserve">Tenant shall make an assignment for the benefit of its creditors; </w:t>
      </w:r>
    </w:p>
    <w:p pt14:Unid="dfe1c85f5926467bb4e0a1cdfa4d07d9">
      <w:pPr pt14:Unid="f2cf474814bd4113861d31d9a87bbecd">
        <w:jc w:val="both" pt14:Unid="cd37b547678c427a95b95bcd308e2af2"/>
      </w:pPr>
    </w:p>
    <w:p pt14:Unid="58a3b19f4ff3462289a56c0307294233">
      <w:pPr pt14:Unid="364d622f7c1f437282c8324236fe5b07">
        <w:jc w:val="both" pt14:Unid="dd16b488f70748e69bf93f66418e2af0"/>
      </w:pPr>
      <w:r>
        <w:t>then and in any such event referred to in clauses (a) - (e) above (an “</w:t>
      </w:r>
      <w:r>
        <w:rPr pt14:Unid="1cd91bfa65d24712bb306ae384d75bbc">
          <w:b pt14:Unid="0ee672b8c6d540f982b2aafbaa5133d8"/>
          <w:bCs pt14:Unid="2686dc8dcb5340b89fe426a8b0fbea1f"/>
        </w:rPr>
        <w:t>Event of Default by Tenant</w:t>
      </w:r>
      <w:r>
        <w:t xml:space="preserve">”), Landlord shall have the remedies with respect to the Premises as set forth below. </w:t>
      </w:r>
    </w:p>
    <w:p pt14:Unid="b20e74418b4845e0ae38fde308fbd448">
      <w:pPr/>
    </w:p>
    <w:p pt14:Unid="201ff65461504d8291c5c1759f20fbd8">
      <w:pPr pt14:Unid="80b9581944a44498a84d0f56bda6daa1">
        <w:jc w:val="both" pt14:Unid="c913380c93aa4af9963057b80c10838b"/>
      </w:pPr>
      <w:r>
        <w:tab pt14:Unid="56ea3d3a922e49f090462f3cfeba0fde"/>
      </w:r>
      <w:r>
        <w:rPr pt14:Unid="e98eb291edb54a0ca98b73d53dbde296">
          <w:b pt14:Unid="b19caf8b98264cabbfad6514576660d4"/>
        </w:rPr>
        <w:t xml:space="preserve">11.2  </w:t>
      </w:r>
      <w:r>
        <w:rPr pt14:Unid="47118d02cd434288b014e8174d166020">
          <w:b pt14:Unid="420c181c3afb479f98eaa3aecffd6528"/>
          <w:u w:val="single" pt14:Unid="cc865ec8ffd444689491b8c3a24189dc"/>
        </w:rPr>
        <w:t>Landlord's Remedies Upon Default</w:t>
      </w:r>
      <w:r>
        <w:t>.  Upon the occurrence of an Event of Default by Tenant, then Landlord shall be entitled to the following remedies:</w:t>
      </w:r>
    </w:p>
    <w:p pt14:Unid="e4c2d879a7cb462ea353418793646c58">
      <w:pPr/>
    </w:p>
    <w:p pt14:Unid="4d6fdc7abc1141bbb00ea7850a982edf">
      <w:pPr pt14:Unid="4cdb0f88a57e4283a5eef27a7b5ee092">
        <w:jc w:val="both" pt14:Unid="b3077592e27e4945a5a304593a816b84"/>
      </w:pPr>
      <w:r>
        <w:tab pt14:Unid="bab5d3719e7a4d2f99ab9b0446475929"/>
      </w:r>
      <w:r>
        <w:t>(a)</w:t>
      </w:r>
      <w:r>
        <w:tab pt14:Unid="b5275657206b47f0a514b536b73b7d36"/>
      </w:r>
      <w:del w:author="David Reed" w:id="104" w:date="2025-12-19T15:59:49.4372471+00:00">
        <w:r>
          <w:delText xml:space="preserve"> immediately accelerate the Lease, terminate this Lease, recover any and all Costs, as defined herein, associated with accelerating the Lease, collection of rents and termination thereof, and change any and all locks to the Premises</w:delText>
        </w:r>
      </w:del>
      <w:ins w:author="David Reed" w:id="105" w:date="2025-12-19T15:59:49.4372471+00:00">
        <w:r>
          <w:t>terminate this Lease</w:t>
        </w:r>
      </w:ins>
      <w:r>
        <w:t xml:space="preserve"> by giving written notice of termination to Tenant, in which event Tenant shall immediately surrender the Premises to Landlord.</w:t>
      </w:r>
      <w:ins w:author="David Reed" w:id="106" w:date="2025-12-19T15:59:49.4372471+00:00">
        <w:r>
          <w:t xml:space="preserve"> </w:t>
        </w:r>
      </w:ins>
      <w:r>
        <w:t xml:space="preserve"> If Tenant fails to so surrender the Premises, then Landlord may, without prejudice to any other remedy it has for possession of the Premises or arrearages in rent or other damages, re</w:t>
      </w:r>
      <w:del w:author="David Reed" w:id="107" w:date="2025-12-19T15:59:49.4372471+00:00">
        <w:r>
          <w:delText>-</w:delText>
        </w:r>
      </w:del>
      <w:ins w:author="David Reed" w:id="108" w:date="2025-12-19T15:59:49.4372471+00:00">
        <w:r>
          <w:noBreakHyphen pt14:Status="Inserted"/>
        </w:r>
      </w:ins>
      <w:r>
        <w:t>enter and take possession of the Premises and expel or remove Tenant and any other</w:t>
      </w:r>
      <w:ins w:author="David Reed" w:id="109" w:date="2025-12-19T15:59:49.4372471+00:00">
        <w:r>
          <w:t xml:space="preserve"> person occupying the Premises or any part thereof, in accordance with applicable law; or</w:t>
        </w:r>
      </w:ins>
    </w:p>
    <w:p pt14:Unid="b2fb75d1dc834346a44409ff6c6137e7">
      <w:pPr/>
    </w:p>
    <w:p pt14:Unid="908eb14bc7e4471bb4692a936baa1600">
      <w:pPr pt14:Unid="60c95db1d53042b9921b1abe9a383c5b">
        <w:jc w:val="both" pt14:Unid="31d0864c203b42829d7cbfeda3484b75"/>
      </w:pPr>
      <w:r>
        <w:tab pt14:Unid="199c791eee214e1ca131021232edfd11"/>
      </w:r>
      <w:r>
        <w:t>(b)</w:t>
      </w:r>
      <w:r>
        <w:tab pt14:Unid="e30851e892424039811ffc75341b7fe1"/>
      </w:r>
      <w:r>
        <w:t>Landlord may re</w:t>
      </w:r>
      <w:r>
        <w:noBreakHyphen pt14:Unid="c25e5f414f5c4d2fb486d2b1eb0511b2"/>
      </w:r>
      <w:r>
        <w:t>enter and take possession of the Premises without terminating the Lease in accordance with applicable law, and relet the Premises and apply the Rent received to the account of Tenant.  In the event Landlord so re</w:t>
      </w:r>
      <w:r>
        <w:noBreakHyphen pt14:Unid="4edf5d279f69498abba4c577156227cd"/>
      </w:r>
      <w:r>
        <w:t>enters and takes possession of the Premises as set forth above, Landlord agrees to use reasonable efforts to relet the Premises for a commercially reasonable rate at the time of such reletting.  No reletting by Landlord is considered to be for Landlord's own account unless Landlord has notified Tenant in writing that this Lease has been terminated.  In addition, no such reletting is to be considered an acceptance of Tenant's surrender of the Premises unless Landlord so notifies Tenant in writing.</w:t>
      </w:r>
    </w:p>
    <w:p pt14:Unid="525c72b4ad324625ab1c2c80d9bd303a">
      <w:pPr pt14:Unid="2be261f8b6a741bdb38b234b46c26461">
        <w:jc w:val="both" pt14:Unid="e0f0e06206c44364a926ccd666e76ce4"/>
      </w:pPr>
    </w:p>
    <w:p pt14:Unid="99385f7449714e9ea4198450b48b1b06">
      <w:pPr pt14:Status="Deleted">
        <w:rPr>
          <w:del w:author="David Reed" w:id="110" w:date="2025-12-19T15:59:49.4372471+00:00"/>
        </w:rPr>
      </w:pPr>
      <w:del w:author="David Reed" w:id="111" w:date="2025-12-19T15:59:49.4372471+00:00">
        <w:r>
          <w:rPr pt14:Unid="9a33d19acf4442138cdb3c38ac001861">
            <w:rStyle w:val="DeltaViewInsertion" pt14:Unid="8aca6b2ac23f4b96b7d109865aeddaa8"/>
            <w:color w:val="000000" pt14:Unid="7085687b4c124428a8b6cab7978507dc"/>
            <w:szCs w:val="24" pt14:Unid="8d3a2ebabb414b7c83707474aa3b07b1"/>
            <w:u w:val="none" pt14:Unid="d1be14b3e3ec4451ac7b283724a0262f"/>
          </w:rPr>
          <w:delText>If Tenant is in default, Tenant will be liable for (collectively, “Tenant’s Default</w:delText>
        </w:r>
      </w:del>
      <w:del w:author="David Reed" w:id="112" w:date="2025-12-19T15:59:49.4372471+00:00">
        <w:r>
          <w:rPr pt14:Unid="6b68efe8b8e1485d9cd6d2aa8958e871">
            <w:rStyle w:val="DeltaViewInsertion" pt14:Unid="49141dc0e122474abd50fbb9efed3049"/>
            <w:color w:val="000000" pt14:Unid="a6a337eeac08458abd3b2dc3185df977"/>
            <w:szCs w:val="24" pt14:Unid="49646e21bbd5479aad0d1c9b4a9fedcc"/>
            <w:u w:val="none" pt14:Unid="ebb410eeb7774aabbb08d268bb5ee68e"/>
          </w:rPr>
          <w:delText xml:space="preserve"> </w:delText>
        </w:r>
      </w:del>
      <w:del w:author="David Reed" w:id="113" w:date="2025-12-19T15:59:49.4372471+00:00">
        <w:r>
          <w:rPr pt14:Unid="35191bd618d34d3184e3b92829a46e19">
            <w:rStyle w:val="DeltaViewInsertion" pt14:Unid="5012ffa475634467a759abeb8d0c40bc"/>
            <w:color w:val="000000" pt14:Unid="35929ca58ac14e0094591f55cf42dfaa"/>
            <w:szCs w:val="24" pt14:Unid="c547b5b3654b47f28700a85bc0c3192d"/>
            <w:u w:val="none" pt14:Unid="3b4b126bfc184bf89601161c94f586ef"/>
          </w:rPr>
          <w:delText>Liabilities” and “Costs”): (i) Landlord's cost of reletting the leased premises, including</w:delText>
        </w:r>
      </w:del>
      <w:del w:author="David Reed" w:id="114" w:date="2025-12-19T15:59:49.4372471+00:00">
        <w:r>
          <w:rPr pt14:Unid="79d57f5e6fd24469906bae9b1aa95d8c">
            <w:rStyle w:val="DeltaViewInsertion" pt14:Unid="fa480b8d5dc74b87852f1ce36bc1309b"/>
            <w:color w:val="000000" pt14:Unid="4f1b58b97a404184bf7884bf733505f0"/>
            <w:szCs w:val="24" pt14:Unid="71b56e81200a410392b3c1810ef6019c"/>
            <w:u w:val="none" pt14:Unid="21bdbd5dff3f4ff6ac9aedc0c3540a6f"/>
          </w:rPr>
          <w:delText xml:space="preserve"> </w:delText>
        </w:r>
      </w:del>
      <w:del w:author="David Reed" w:id="115" w:date="2025-12-19T15:59:49.4372471+00:00">
        <w:r>
          <w:rPr pt14:Unid="97570ba041b648f78de6d5785b3afcb9">
            <w:rStyle w:val="DeltaViewInsertion" pt14:Unid="d9d6339272e34a56991b333121694c50"/>
            <w:color w:val="000000" pt14:Unid="db401c2183ca433b8432e4dc73f6d62b"/>
            <w:szCs w:val="24" pt14:Unid="8200bcdf72aa4e72b5dec9d2623872c8"/>
            <w:u w:val="none" pt14:Unid="c717ed0acc6b4f74b3990a70a4b13ef8"/>
          </w:rPr>
          <w:delText>brokerage fees, advertising fees, and other fees necessary to relet the leased premises; (ii) repairs</w:delText>
        </w:r>
      </w:del>
      <w:del w:author="David Reed" w:id="116" w:date="2025-12-19T15:59:49.4372471+00:00">
        <w:r>
          <w:rPr pt14:Unid="e10d3360050d48c0aafbd0b21bd31c8b">
            <w:rStyle w:val="DeltaViewInsertion" pt14:Unid="90c5b28d1c76431ab58045dd54086c48"/>
            <w:color w:val="000000" pt14:Unid="4afe0186c09243aca5bec574b3663210"/>
            <w:szCs w:val="24" pt14:Unid="e6746abf87444827940353f209e51812"/>
            <w:u w:val="none" pt14:Unid="be4dd670c7db46de8c8b215ccfbb6aac"/>
          </w:rPr>
          <w:delText xml:space="preserve"> </w:delText>
        </w:r>
      </w:del>
      <w:del w:author="David Reed" w:id="117" w:date="2025-12-19T15:59:49.4372471+00:00">
        <w:r>
          <w:rPr pt14:Unid="0c4c1e33c00840bdb046fef3520ba2bb">
            <w:rStyle w:val="DeltaViewInsertion" pt14:Unid="388b2d91ca8a42b5b56b202e09d653fc"/>
            <w:color w:val="000000" pt14:Unid="ce3c1d36664e4cd5954824234d9c663f"/>
            <w:szCs w:val="24" pt14:Unid="a3f52ce1f0524b9d9c7ce5c43ba62334"/>
            <w:u w:val="none" pt14:Unid="3845210f22e44dd0a0d74af07306c517"/>
          </w:rPr>
          <w:delText>to the leased premises for use beyond normal wear and tear; (iii) all Landlord's costs associated</w:delText>
        </w:r>
      </w:del>
      <w:del w:author="David Reed" w:id="118" w:date="2025-12-19T15:59:49.4372471+00:00">
        <w:r>
          <w:rPr pt14:Unid="20db3588dfbf4a2a803370538aaee966">
            <w:rStyle w:val="DeltaViewInsertion" pt14:Unid="28e77e9c3feb4e50bfcabccd6b8c08f8"/>
            <w:color w:val="000000" pt14:Unid="5ec8d03f5d3f437f8d1a059f3a1a68d3"/>
            <w:szCs w:val="24" pt14:Unid="de5e450391154a4286389369b5491c32"/>
            <w:u w:val="none" pt14:Unid="3e207639619c4926b6336c2207a11327"/>
          </w:rPr>
          <w:delText xml:space="preserve"> </w:delText>
        </w:r>
      </w:del>
      <w:del w:author="David Reed" w:id="119" w:date="2025-12-19T15:59:49.4372471+00:00">
        <w:r>
          <w:rPr pt14:Unid="869e5a2a033145a19dc9a3fb734ddedf">
            <w:rStyle w:val="DeltaViewInsertion" pt14:Unid="06c8ef7e510a4d95a9fbe638680fb3f7"/>
            <w:color w:val="000000" pt14:Unid="820b198caf1c46f68ae2a90431142cb3"/>
            <w:szCs w:val="24" pt14:Unid="fae6a782e3e44a5a9b36de11e7b1fd5b"/>
            <w:u w:val="none" pt14:Unid="956d3911c8cd421f82298e5aa5facbf6"/>
          </w:rPr>
          <w:delText>with eviction of Tenant, such as attorney's fees, court costs, and prejudgment interest; (iv) all</w:delText>
        </w:r>
      </w:del>
      <w:del w:author="David Reed" w:id="120" w:date="2025-12-19T15:59:49.4372471+00:00">
        <w:r>
          <w:rPr pt14:Unid="4a2e5d55228c4ef5a59f126f73f05fef">
            <w:rStyle w:val="DeltaViewInsertion" pt14:Unid="8b26444afce34d3ea7b0ade289a8dbbd"/>
            <w:color w:val="000000" pt14:Unid="1e1b55b07e264cd7af974b45ecfd36f7"/>
            <w:szCs w:val="24" pt14:Unid="5e95884dceab46ccb0fa6bc4f6cfe18a"/>
            <w:u w:val="none" pt14:Unid="b67aa02b79bb4688ae9b592b3d1ee8d0"/>
          </w:rPr>
          <w:delText xml:space="preserve"> </w:delText>
        </w:r>
      </w:del>
      <w:del w:author="David Reed" w:id="121" w:date="2025-12-19T15:59:49.4372471+00:00">
        <w:r>
          <w:rPr pt14:Unid="fea93cb507224ab5980f22d639efd367">
            <w:rStyle w:val="DeltaViewInsertion" pt14:Unid="a43fc7d1b8b94969b58977eeb96b5676"/>
            <w:color w:val="000000" pt14:Unid="b2cf63fa9b0f45f0af14ba2e2f702acb"/>
            <w:szCs w:val="24" pt14:Unid="93f784a7b819442181bdbf85e3b853c3"/>
            <w:u w:val="none" pt14:Unid="ce31ae8c6e114b098f48357e5bd35a95"/>
          </w:rPr>
          <w:delText>Landlord's costs associated with collection of rent such as collection fees, late charges, and</w:delText>
        </w:r>
      </w:del>
      <w:del w:author="David Reed" w:id="122" w:date="2025-12-19T15:59:49.4372471+00:00">
        <w:r>
          <w:rPr pt14:Unid="39f7facae6e34131ae536670ec1cc196">
            <w:rStyle w:val="DeltaViewInsertion" pt14:Unid="7ff04e74d25d4ba7b3515b5b7ab143d3"/>
            <w:color w:val="000000" pt14:Unid="2a177389090f45bfb4fdf4b4aee93545"/>
            <w:szCs w:val="24" pt14:Unid="1191706e3ad24325829366bc54efdc41"/>
            <w:u w:val="none" pt14:Unid="c77a327e0f5b458aa8c4af023349a849"/>
          </w:rPr>
          <w:delText xml:space="preserve"> </w:delText>
        </w:r>
      </w:del>
      <w:del w:author="David Reed" w:id="123" w:date="2025-12-19T15:59:49.4372471+00:00">
        <w:r>
          <w:rPr pt14:Unid="63cfbd2cd23646429aa1092f834ffd37">
            <w:rStyle w:val="DeltaViewInsertion" pt14:Unid="467a5fe695d744149f72f6d005beaa5e"/>
            <w:color w:val="000000" pt14:Unid="eb34cb1a64bb4a5aa5eaf3c6553daecf"/>
            <w:szCs w:val="24" pt14:Unid="6c11134913e34c39965428280ab78eed"/>
            <w:u w:val="none" pt14:Unid="910ce7109170413f942bb829d2494d3e"/>
          </w:rPr>
          <w:delText>returned check charges; (v) cost of removing any of Tenant's equipment or fixtures left on the</w:delText>
        </w:r>
      </w:del>
      <w:del w:author="David Reed" w:id="124" w:date="2025-12-19T15:59:49.4372471+00:00">
        <w:r>
          <w:rPr pt14:Unid="1c9d00e9a6fa4a5080fd39cd7c998f4c">
            <w:rStyle w:val="DeltaViewInsertion" pt14:Unid="0bd10e5f7cea413e8a2f30d725b73e7d"/>
            <w:color w:val="000000" pt14:Unid="b6448c521f0f4c3a885850ec4e3dbc80"/>
            <w:szCs w:val="24" pt14:Unid="01cec5a3c6294788b34659b10ae98852"/>
            <w:u w:val="none" pt14:Unid="57fc97c72a314f598813a9d7170b38ab"/>
          </w:rPr>
          <w:delText xml:space="preserve"> </w:delText>
        </w:r>
      </w:del>
      <w:del w:author="David Reed" w:id="125" w:date="2025-12-19T15:59:49.4372471+00:00">
        <w:r>
          <w:rPr pt14:Unid="c2f31013b5ef40528ccf62ada4501530">
            <w:rStyle w:val="DeltaViewInsertion" pt14:Unid="f3fcac2c11c44e1abf1b065402466be2"/>
            <w:color w:val="000000" pt14:Unid="0550b655e7194f3694fa2136113ccf6f"/>
            <w:szCs w:val="24" pt14:Unid="f892010000604381b18c719a3e77d441"/>
            <w:u w:val="none" pt14:Unid="9496038b5b514de68e5cd370a0ad67a5"/>
          </w:rPr>
          <w:delText>leased premises or Property; (vi) cost to remove any trash, debris, personal property, hazardous</w:delText>
        </w:r>
      </w:del>
      <w:del w:author="David Reed" w:id="126" w:date="2025-12-19T15:59:49.4372471+00:00">
        <w:r>
          <w:rPr pt14:Unid="01e6b2b326f5450ca0eb47ff3d7a58e9">
            <w:rStyle w:val="DeltaViewInsertion" pt14:Unid="c8c9d3284a364968afd5c04eb5f9c5c3"/>
            <w:color w:val="000000" pt14:Unid="959e65d4e6f0479cbfe42d36eaaa25c9"/>
            <w:szCs w:val="24" pt14:Unid="200298389820468d93f8c87a2d50ead8"/>
            <w:u w:val="none" pt14:Unid="b09771a5c19b44f9a1ca8aa85a2813ec"/>
          </w:rPr>
          <w:delText xml:space="preserve"> </w:delText>
        </w:r>
      </w:del>
      <w:del w:author="David Reed" w:id="127" w:date="2025-12-19T15:59:49.4372471+00:00">
        <w:r>
          <w:rPr pt14:Unid="1fcb18624bef4e01b37123cbbf1a8ea2">
            <w:rStyle w:val="DeltaViewInsertion" pt14:Unid="b386b451435d46938c3634992a26d899"/>
            <w:color w:val="000000" pt14:Unid="dc542a67a25c496698319f86879af73f"/>
            <w:szCs w:val="24" pt14:Unid="0c24534909d7451b9d7626d1ccd04a91"/>
            <w:u w:val="none" pt14:Unid="94d6ed3e421942c9a9997fe750738da6"/>
          </w:rPr>
          <w:delText>materials, or environmental contaminants left by Tenant or Tenant's employees, patrons, guests,</w:delText>
        </w:r>
      </w:del>
      <w:del w:author="David Reed" w:id="128" w:date="2025-12-19T15:59:49.4372471+00:00">
        <w:r>
          <w:rPr pt14:Unid="8b57d4e8f60e41b7ae3b78660ad3075e">
            <w:rStyle w:val="DeltaViewInsertion" pt14:Unid="defa7fcdf7f74eda892b9d9049cf5ab7"/>
            <w:color w:val="000000" pt14:Unid="e3599d6551bd49acaa078fd3dc1187c2"/>
            <w:szCs w:val="24" pt14:Unid="a1adc52659b346e39dfc9de9eb6dd625"/>
            <w:u w:val="none" pt14:Unid="4e38fa495ca249b785cc886fbe472572"/>
          </w:rPr>
          <w:delText xml:space="preserve"> </w:delText>
        </w:r>
      </w:del>
      <w:del w:author="David Reed" w:id="129" w:date="2025-12-19T15:59:49.4372471+00:00">
        <w:r>
          <w:rPr pt14:Unid="90def161163d470b974c293643d0ad81">
            <w:rStyle w:val="DeltaViewInsertion" pt14:Unid="013d781a6d2e4ddfb7e68ceb7c018c35"/>
            <w:color w:val="000000" pt14:Unid="f260e234438f4487a5f0180d18500e93"/>
            <w:szCs w:val="24" pt14:Unid="82d3383f33464c9087f5585f6ebb379a"/>
            <w:u w:val="none" pt14:Unid="252a541c702b423b932ffe379bce445f"/>
          </w:rPr>
          <w:delText>or invitees in the leased premises or Property; (vii) cost to replace any unreturned keys or access</w:delText>
        </w:r>
      </w:del>
      <w:del w:author="David Reed" w:id="130" w:date="2025-12-19T15:59:49.4372471+00:00">
        <w:r>
          <w:rPr pt14:Unid="5fa6d0464fe746b4b5bf2ae7e1214523">
            <w:rStyle w:val="DeltaViewInsertion" pt14:Unid="75e0dc9a3145441f8c5ec82f1ef32e66"/>
            <w:color w:val="000000" pt14:Unid="24b025e623064e9996f458c61c9a6ff1"/>
            <w:szCs w:val="24" pt14:Unid="c6c815d89a8a4cda8f7514e3a849382a"/>
            <w:u w:val="none" pt14:Unid="697892ac371b4aadaafa8e1fee114322"/>
          </w:rPr>
          <w:delText xml:space="preserve"> </w:delText>
        </w:r>
      </w:del>
      <w:del w:author="David Reed" w:id="131" w:date="2025-12-19T15:59:49.4372471+00:00">
        <w:r>
          <w:rPr pt14:Unid="e94aee8758114fa391e851ab3794410c">
            <w:rStyle w:val="DeltaViewInsertion" pt14:Unid="130dec8c294a474093f04ea2ce501e64"/>
            <w:color w:val="000000" pt14:Unid="20986584b02d491cb4790a84dccdaec4"/>
            <w:szCs w:val="24" pt14:Unid="0d69b2b0cead40d1b9252817a536629e"/>
            <w:u w:val="none" pt14:Unid="42c4766de2314c91b4afdb99c2f1b226"/>
          </w:rPr>
          <w:delText>devices to the leased premises, parking areas, or Property; and (viii) any other recovery to which</w:delText>
        </w:r>
      </w:del>
      <w:del w:author="David Reed" w:id="132" w:date="2025-12-19T15:59:49.4372471+00:00">
        <w:r>
          <w:rPr pt14:Unid="4dd8902250064d84a7399db6280afb2a">
            <w:rStyle w:val="DeltaViewInsertion" pt14:Unid="2ef2579619cc4c799e7817722eb4e822"/>
            <w:color w:val="000000" pt14:Unid="4efb8728510b460493e4c0e2aeb7acd0"/>
            <w:szCs w:val="24" pt14:Unid="27a1f4b5b3b64f92b017e085e417b637"/>
            <w:u w:val="none" pt14:Unid="2086a1fefa834878be4da679da62e0b5"/>
          </w:rPr>
          <w:delText xml:space="preserve"> </w:delText>
        </w:r>
      </w:del>
      <w:del w:author="David Reed" w:id="133" w:date="2025-12-19T15:59:49.4372471+00:00">
        <w:r>
          <w:rPr pt14:Unid="4541aeb4447c467090d420e8680c9169">
            <w:rStyle w:val="DeltaViewInsertion" pt14:Unid="044499dd3eb04965978f6b840e7a5947"/>
            <w:color w:val="000000" pt14:Unid="5dcad46892f2467b94ea74542eee757c"/>
            <w:szCs w:val="24" pt14:Unid="1db939d5144a4041bca9585bf569b884"/>
            <w:u w:val="none" pt14:Unid="5e140fe7c5204337ae69b96dfc00da14"/>
          </w:rPr>
          <w:delText>Landlord may be entitled under this lease or under law.</w:delText>
        </w:r>
      </w:del>
    </w:p>
    <w:p pt14:Unid="b8a392c56b534bf1978e0e44a045ae71">
      <w:pPr pt14:Unid="6a3b53bc6e534529965e9af63fdfbd1e" pt14:Status="Deleted">
        <w:ind w:firstLine="720" pt14:Unid="e04f623bba5445b38bd67b1e0e4f738d"/>
        <w:jc w:val="both" pt14:Unid="b1d4421127ca449096818e847b42d6cf"/>
        <w:rPr pt14:Unid="030f716d05f0492cb874290a873b9356">
          <w:del w:author="David Reed" w:id="134" w:date="2025-12-19T15:59:49.4372471+00:00"/>
        </w:rPr>
      </w:pPr>
      <w:del w:author="David Reed" w:id="135" w:date="2025-12-19T15:59:49.4372471+00:00">
        <w:r>
          <w:delText>Additionally, Landlord shall have the sole and exclusive right to accelerate the Rent and other amounts payable hereunder, and sue Tenant for any consequential, punitive or incidental damages (including, without limitation, any claims for lost profits and/or lost business opportunity).</w:delText>
        </w:r>
      </w:del>
    </w:p>
    <w:p pt14:Unid="0dfacec4ceba47ad9e0ad3a7514061a8">
      <w:pPr pt14:Unid="70f07c12806a4f6ab394022633419e4f" pt14:Status="Inserted">
        <w:ind w:firstLine="720" pt14:Unid="2b8765e7459648f78e86132d61eb8067"/>
        <w:jc w:val="both" pt14:Unid="07e6f044c02a4eeeb01e707de8cc6543"/>
        <w:rPr pt14:Unid="14248023a3bf432788f5fa15d757dc1a">
          <w:ins w:author="David Reed" w:id="136" w:date="2025-12-19T15:59:49.4372471+00:00"/>
          <w:szCs w:val="24" pt14:Unid="ae78eaceac4a4dc4b823ed1d0044c499"/>
        </w:rPr>
      </w:pPr>
      <w:ins w:author="David Reed" w:id="137" w:date="2025-12-19T15:59:49.4372471+00:00">
        <w:r>
          <w:rPr pt14:Unid="f139661cb2db48759f980eb456c63058">
            <w:rStyle w:val="DeltaViewInsertion" pt14:Unid="55d9af91d97f489ca10a55502c97505a"/>
            <w:color w:val="000000" pt14:Unid="c9542a5b05d643f8bee334f4ede00d70"/>
            <w:szCs w:val="24" pt14:Unid="587aef759a0f468799dcb3018fd3a8c2"/>
            <w:u w:val="none" pt14:Unid="c93bb1541ccf4975995d82190a9da357"/>
          </w:rPr>
          <w:t xml:space="preserve">In the event Landlord terminates this Lease as a result of </w:t>
        </w:r>
      </w:ins>
      <w:ins w:author="David Reed" w:id="138" w:date="2025-12-19T15:59:49.4372471+00:00">
        <w:r>
          <w:rPr pt14:Unid="3d78e4a620de4f5086a61503a4d9e8ea">
            <w:szCs w:val="24" pt14:Unid="65688e396d4d4cd09fde542deaa804b5"/>
          </w:rPr>
          <w:t>any Event of Default by Tenant in the payment of any installment of Base Rent or any other amount or charge required to be paid by Tenant hereunder,</w:t>
        </w:r>
      </w:ins>
      <w:ins w:author="David Reed" w:id="139" w:date="2025-12-19T15:59:49.4372471+00:00">
        <w:r>
          <w:rPr pt14:Unid="85fa4c132b994bfea09107764fab4fa6">
            <w:rStyle w:val="DeltaViewInsertion" pt14:Unid="65d8bf5350384e6f8fac7776bee83b87"/>
            <w:color w:val="000000" pt14:Unid="68f4b742f74f4c6c91548e0d16a8fd52"/>
            <w:szCs w:val="24" pt14:Unid="229fe0fa6dbc4c8a901eb11b4f6210cd"/>
            <w:u w:val="none" pt14:Unid="baf699d507174f73a8f72f0496cababe"/>
          </w:rPr>
          <w:t xml:space="preserve"> </w:t>
        </w:r>
      </w:ins>
      <w:ins w:author="David Reed" w:id="140" w:date="2025-12-19T15:59:49.4372471+00:00">
        <w:r>
          <w:rPr pt14:Unid="2a3fe5ece72c4495bb2821226cb1b497">
            <w:szCs w:val="24" pt14:Unid="dae1900516ad4a6d833f8cd12df88d38"/>
          </w:rPr>
          <w:t xml:space="preserve">Landlord may declare to be due and payable immediately an amount which, at the date of the termination, represents the present value, as computed using an 8% per annum discount rate, of the excess, if any, of (i) the Base Rent which would have been payable hereunder during the remainder of the then-current term of this Lease, over (ii) the aggregate reasonable net rental value of the Premises for the same period.  </w:t>
        </w:r>
      </w:ins>
      <w:ins w:author="David Reed" w:id="141" w:date="2025-12-19T15:59:49.4372471+00:00">
        <w:r>
          <w:rPr pt14:Unid="763108dae293492c9d1bd52b1f78d7a8">
            <w:rStyle w:val="DeltaViewInsertion" pt14:Unid="db18cd6988614011a9dccff15750a1e8"/>
            <w:color w:val="000000" pt14:Unid="62d82139f0af4e92825198fca3655988"/>
            <w:szCs w:val="24" pt14:Unid="b4fc077988ac48e88c12a8211772939e"/>
            <w:u w:val="none" pt14:Unid="a1c73a80ebe14bd1939c893fa279bf0d"/>
          </w:rPr>
          <w:t>Upon the acceleration of such amounts, Tenant agrees to pay the same at once.  Upon receipt of such payment by Landlord, Tenant shall be released of any further liability or obligations under this Lease.</w:t>
        </w:r>
      </w:ins>
    </w:p>
    <w:p pt14:Unid="d50dc6d5befc459286e7474afa0def6c">
      <w:pPr pt14:Status="Inserted">
        <w:rPr>
          <w:ins w:author="David Reed" w:id="142" w:date="2025-12-19T15:59:49.4372471+00:00"/>
        </w:rPr>
      </w:pPr>
    </w:p>
    <w:p pt14:Unid="158bd5f69b844a7b94be4a0f52547625">
      <w:pPr pt14:Unid="6c52bcc0976643c098f094ad454a45a8" pt14:Status="Inserted">
        <w:ind w:firstLine="720" pt14:Unid="8c73523b4baf46658e9ef274fd9431d9"/>
        <w:jc w:val="both" pt14:Unid="103b3470ff65467f870b964e85469848"/>
        <w:rPr>
          <w:ins w:author="David Reed" w:id="143" w:date="2025-12-19T15:59:49.4372471+00:00"/>
        </w:rPr>
      </w:pPr>
      <w:ins w:author="David Reed" w:id="144" w:date="2025-12-19T15:59:49.4372471+00:00">
        <w:r>
          <w:t>Notwithstanding anything to the contrary set forth herein, in no event shall Landlord have the right to sue Tenant for any consequential, punitive or incidental damages (including, without limitation, any claims for lost profits and/or lost business opportunity.</w:t>
        </w:r>
      </w:ins>
    </w:p>
    <w:p pt14:Unid="f72839f3e9fe40a49b0c590d48e49df8">
      <w:pPr/>
    </w:p>
    <w:p pt14:Unid="df4eac28166449ab87c02203b4f8b7f7">
      <w:pPr pt14:Unid="d29e5b34d8dd4dcda4621fbf1022560a">
        <w:jc w:val="both" pt14:Unid="364c20b994bb4157812e254400e74a35"/>
      </w:pPr>
      <w:r>
        <w:tab pt14:Unid="af10c1bdb59d4be7a474061253e10346"/>
      </w:r>
      <w:r>
        <w:rPr pt14:Unid="f33089dec73943479c7dc5bb3d8fb05a">
          <w:b pt14:Unid="ab83adcaea3f4e2bb4e96c2ada2f3fa8"/>
        </w:rPr>
        <w:t xml:space="preserve">11.3  </w:t>
      </w:r>
      <w:r>
        <w:rPr pt14:Unid="af46314aea994ffea49c2db2dc4ee3e7">
          <w:b pt14:Unid="fa2e416697f044dc9b887e8489d59602"/>
          <w:u w:val="single" pt14:Unid="afe07052b47b42d28b9475b2a528384f"/>
        </w:rPr>
        <w:t>Mitigation of Damages</w:t>
      </w:r>
      <w:r>
        <w:t>.  In the event that a right of action by Landlord against Tenant arises under this Lease, Landlord shall attempt to mitigate damages by engaging a broker to seek to relet the Premises.</w:t>
      </w:r>
    </w:p>
    <w:p pt14:Unid="8bcf2f72f6cb4922ab85c86f37123814">
      <w:pPr/>
    </w:p>
    <w:p pt14:Unid="50b9d45cc1bb4c34a96e6011230baa02">
      <w:pPr pt14:Unid="887dc8935c9e4a2aba78b1e6cfd1530f">
        <w:jc w:val="both" pt14:Unid="5ee56400e4ff4d7a94e19a7cf4cf8bb5"/>
      </w:pPr>
      <w:r>
        <w:tab pt14:Unid="4375c6708fa0469d94ea473e567678c9"/>
      </w:r>
      <w:r>
        <w:rPr pt14:Unid="dce059e05d9e47dcbe1e1f4815e04f5e">
          <w:b pt14:Unid="5b2947044ff24815bce940fd128d21cf"/>
        </w:rPr>
        <w:t xml:space="preserve">11.4  </w:t>
      </w:r>
      <w:r>
        <w:rPr pt14:Unid="b6c661e278ab4c2dba22c87b55736081">
          <w:b pt14:Unid="4e3d218bb2a44431baa929b83d8e6a2b"/>
          <w:u w:val="single" pt14:Unid="bedacdcef8064b41816228026f10e22e"/>
        </w:rPr>
        <w:t>Landlord’s Default</w:t>
      </w:r>
      <w:r>
        <w:t>. The failure of Landlord to perform any obligation or the breach by Landlord of any representation or warranty contained herein within 30 days after receipt by Landlord of written notice of such failure, shall constitute an “</w:t>
      </w:r>
      <w:r>
        <w:rPr pt14:Unid="6c55ddda233a42bca36c3958ff3dcbeb">
          <w:b pt14:Unid="859aa004a6f6494d9cc25caf9d5994cd"/>
          <w:bCs pt14:Unid="af49508dcbdd4e0789c3a3c2f6a0a922"/>
        </w:rPr>
        <w:t>Event of Default by Landlord</w:t>
      </w:r>
      <w:r>
        <w:t>” hereunder.  Upon the occurrence and continuance of an Event of Default by Landlord, Tenant may, at its option and without any obligation to do so, other than those obligations created in this Lease, elect any one or more of the following remedies:</w:t>
      </w:r>
    </w:p>
    <w:p pt14:Unid="3391eac7e34343e9b81dc7c85abb8625">
      <w:pPr pt14:Unid="67389bea29114d91b003fad357d6c11e">
        <w:jc w:val="both" pt14:Unid="fb5bbf5055c14872a5d59fb31b460d78"/>
      </w:pPr>
    </w:p>
    <w:p pt14:Unid="e57a4bee87c64b56b68203b92a8b8190">
      <w:pPr pt14:Unid="b5a6468ea179477aaddcc0d0c63a5f83">
        <w:jc w:val="both" pt14:Unid="28e1367d8cd746538fb4f730195346a6"/>
      </w:pPr>
      <w:r>
        <w:tab pt14:Unid="11397f0a62e740f18996167d67fddc08"/>
      </w:r>
      <w:r>
        <w:t>(a)</w:t>
      </w:r>
      <w:r>
        <w:tab pt14:Unid="9c3485a58bed4f6aaae3d2b239587e97"/>
      </w:r>
      <w:r>
        <w:t>Terminate and cancel this Lease; or</w:t>
      </w:r>
    </w:p>
    <w:p pt14:Unid="566cd22a21fa402b9f1063cc6f2cbbb7">
      <w:pPr pt14:Unid="e7c294fb3f804e1bb61c54a61d9d808d">
        <w:jc w:val="both" pt14:Unid="5fa08f45a8c74dfabb68ee4067a1d8bb"/>
      </w:pPr>
    </w:p>
    <w:p pt14:Unid="b0eba2d01e254c55a75e94be129138f8">
      <w:pPr pt14:Unid="97de24f1cacd4e36aaa63bd4cf6cb3e6">
        <w:jc w:val="both" pt14:Unid="78128be04d6c4ee38891754a50a6084b"/>
      </w:pPr>
      <w:r>
        <w:tab pt14:Unid="8f9f20bce8d7422aaa1fd0554186448b"/>
      </w:r>
      <w:r>
        <w:t>(b)</w:t>
      </w:r>
      <w:r>
        <w:tab pt14:Unid="c4478901d7e241039cf12da41bd3fd7b"/>
      </w:r>
      <w:ins w:author="David Reed" w:id="145" w:date="2025-12-19T15:59:49.4372471+00:00">
        <w:r>
          <w:t>Cure such Event of Default by Landlord and recover the costs thereof by an action at law or by set off against the Base Rent due hereunder; or</w:t>
        </w:r>
      </w:ins>
    </w:p>
    <w:p pt14:Unid="c3c507e8a0384c839935ce9ee1ebad0f">
      <w:pPr pt14:Unid="c4b89b3406bc4cc79feefadb5716bb05">
        <w:jc w:val="both" pt14:Unid="91417457fc464af1864144074e8f9559"/>
      </w:pPr>
    </w:p>
    <w:p pt14:Unid="c507e77da03c46b699e9d1f78031c4bd">
      <w:pPr pt14:Unid="4e43f4fddbd74930ba9fbb371757f596">
        <w:jc w:val="both" pt14:Unid="8066828965a34cdeb0fe5478e38988f5"/>
        <w:rPr/>
      </w:pPr>
      <w:del w:author="David Reed" w:id="146" w:date="2025-12-19T15:59:49.4372471+00:00">
        <w:r>
          <w:tab pt14:Status="Deleted"/>
        </w:r>
      </w:del>
      <w:del w:author="David Reed" w:id="147" w:date="2025-12-19T15:59:49.4372471+00:00">
        <w:r>
          <w:tab pt14:Status="Deleted"/>
        </w:r>
      </w:del>
      <w:del w:author="David Reed" w:id="148" w:date="2025-12-19T15:59:49.4372471+00:00">
        <w:r>
          <w:delText>Cure such Event of Default by Landlord and recover the costs thereof by an action at law or by set off against the Base Rent due hereunder; or</w:delText>
        </w:r>
      </w:del>
      <w:ins w:author="David Reed" w:id="149" w:date="2025-12-19T15:59:49.4372471+00:00">
        <w:r>
          <w:tab pt14:Status="Inserted"/>
        </w:r>
      </w:ins>
      <w:ins w:author="David Reed" w:id="150" w:date="2025-12-19T15:59:49.4372471+00:00">
        <w:r>
          <w:t>(c)</w:t>
        </w:r>
      </w:ins>
      <w:ins w:author="David Reed" w:id="151" w:date="2025-12-19T15:59:49.4372471+00:00">
        <w:r>
          <w:tab pt14:Status="Inserted"/>
        </w:r>
      </w:ins>
      <w:ins w:author="David Reed" w:id="152" w:date="2025-12-19T15:59:49.4372471+00:00">
        <w:r>
          <w:t>Pursue any other remedy now or hereafter available at law or in equity in the state in which the Premises are situated.</w:t>
        </w:r>
      </w:ins>
    </w:p>
    <w:p pt14:Unid="ad85968d399a405ea8f210867af75bae">
      <w:pPr pt14:Unid="0c6adfa5a8cc4b38a15c7e43d7e9ecfc">
        <w:jc w:val="both" pt14:Unid="71bc3ef9d98b44d5ae3d499670982c0e"/>
      </w:pPr>
    </w:p>
    <w:p pt14:Unid="2d401dd7e16b4bfe8a1f01cf50b8c8f1">
      <w:pPr pt14:Unid="2ad679906d10434f934e0e87f3cc0aa0">
        <w:jc w:val="both" pt14:Unid="d07121c26d004d09ad31353c5016c085"/>
        <w:rPr/>
      </w:pPr>
      <w:del w:author="David Reed" w:id="153" w:date="2025-12-19T15:59:49.4372471+00:00">
        <w:r>
          <w:tab pt14:Status="Deleted"/>
        </w:r>
      </w:del>
      <w:del w:author="David Reed" w:id="154" w:date="2025-12-19T15:59:49.4372471+00:00">
        <w:r>
          <w:delText>(c)</w:delText>
        </w:r>
      </w:del>
      <w:del w:author="David Reed" w:id="155" w:date="2025-12-19T15:59:49.4372471+00:00">
        <w:r>
          <w:tab pt14:Status="Deleted"/>
        </w:r>
      </w:del>
      <w:del w:author="David Reed" w:id="156" w:date="2025-12-19T15:59:49.4372471+00:00">
        <w:r>
          <w:delText>Pursue any other remedy now or hereafter available at law or in equity in the state in which the Premises are situated.</w:delText>
        </w:r>
      </w:del>
      <w:ins w:author="David Reed" w:id="157" w:date="2025-12-19T15:59:49.4372471+00:00">
        <w:r>
          <w:t>Notwithstanding anything to the contrary set forth herein, in no event shall Tenant have the right to sue Landlord for any consequential, punitive or incidental damages (including, without limitation, any claims for lost profits and/or lost business opportunity.</w:t>
        </w:r>
      </w:ins>
    </w:p>
    <w:p pt14:Unid="e115145a9f99434daf6cf89097b63127">
      <w:pPr pt14:Unid="10b83b3f0fd64273959894fe6047518f">
        <w:jc w:val="both" pt14:Unid="67040207fe16455b8095b5e6baba9e06"/>
      </w:pPr>
    </w:p>
    <w:p pt14:Unid="b874cd18138048baa2c5aa08b7836abe">
      <w:pPr pt14:Unid="8bde0330a54f486a8a10f8ba7d8fd002">
        <w:jc w:val="center" pt14:Unid="4547b877a05c4138afc32f93c0f18089"/>
        <w:rPr pt14:Unid="a88f458205aa4d56bbc03c6067484208">
          <w:b pt14:Unid="6a504f0225de4b658942b019fa8c996f"/>
        </w:rPr>
      </w:pPr>
      <w:r>
        <w:rPr pt14:Unid="2f6d151a4dc94eb990bdda013a356d3f">
          <w:b pt14:Unid="613305c037e1454294a209b21f4cb550"/>
        </w:rPr>
        <w:t xml:space="preserve">SECTION 12 - </w:t>
      </w:r>
      <w:r>
        <w:rPr pt14:Unid="276d9c977a6a43e4afdec47174fb544b">
          <w:b pt14:Unid="3149d47144f243aa8d27ae355f574eaf"/>
          <w:u w:val="single" pt14:Unid="be44615b57144b00ac185fc2e46fddf6"/>
        </w:rPr>
        <w:t>OTHER PROVISIONS</w:t>
      </w:r>
    </w:p>
    <w:p pt14:Unid="18bbbfd7bf0b41be9a6468270f29f3b8">
      <w:pPr/>
    </w:p>
    <w:p pt14:Unid="51c2b35fc9e34761a8973fe1a98fdc4d">
      <w:pPr pt14:Unid="98fbf1c370694b19961d70a0ae83ffa8">
        <w:jc w:val="both" pt14:Unid="547c9951db914427a537ac21e549e9d8"/>
      </w:pPr>
      <w:r>
        <w:tab pt14:Unid="9256fcd559ec450a824b06faa1349a9d"/>
      </w:r>
      <w:r>
        <w:rPr pt14:Unid="e57835cb82aa49669a5aa3bd3ffef7d1">
          <w:b pt14:Unid="4d84e43230744bb5873b42f0af85ed80"/>
        </w:rPr>
        <w:t xml:space="preserve">12.1  </w:t>
      </w:r>
      <w:r>
        <w:rPr pt14:Unid="5a07ea77f2f94337a5a05160c8b3d4eb">
          <w:b pt14:Unid="eb0fd247c1cc463592fa00b7d1b011b9"/>
          <w:u w:val="single" pt14:Unid="109d527031a04c87aade316aa81b55b3"/>
        </w:rPr>
        <w:t>Remedies to Be Cumulative</w:t>
      </w:r>
      <w:r>
        <w:t>.  No remedy conferred upon or reserved to Landlord or Tenant shall be considered exclusive of any other remedy, but the same shall be cumulative and shall be in addition to every other remedy given under this Lease or now or hereafter existing at common law or by statute.   Every power and remedy given Landlord or Tenant may be exercised from time to time and as often as occasion may arise or may be deemed expedient.</w:t>
      </w:r>
    </w:p>
    <w:p pt14:Unid="cd901482fad9424688c1f802172531ec">
      <w:pPr/>
    </w:p>
    <w:p pt14:Unid="796ec04d30d6419f9ec1ddb6b194ce94">
      <w:pPr pt14:Unid="3baad8b2213b48e18964286976fa2088">
        <w:widowControl pt14:Unid="990d706ef19a4398a824c86e29899a7a"/>
        <w:tabs pt14:Unid="233284ac49984e58890601ec14035504">
          <w:tab w:val="left" w:pos="-1440" pt14:Unid="abd6348de7aa446a921c13f5abc59e44"/>
          <w:tab w:val="left" w:pos="-720" pt14:Unid="ce4787edad4c48c69aa2615bbddcf09a"/>
          <w:tab w:val="left" w:pos="720" pt14:Unid="b08e21211ffa466ba41903e2d014df40"/>
          <w:tab w:val="left" w:pos="1584" pt14:Unid="8d9c2447dec84c49b451c0d419597492"/>
          <w:tab w:val="left" w:pos="2304" pt14:Unid="4fe7462185a04cc4bd0bc9b93bc917b7"/>
          <w:tab w:val="left" w:pos="3024" pt14:Unid="3ee81dd070c84cff8c26de68068beca4"/>
          <w:tab w:val="left" w:pos="4464" pt14:Unid="67489ffdaff9461cab65bf7f1efb4bbf"/>
          <w:tab w:val="left" w:pos="6480" pt14:Unid="73298a16df7a49c7b9ea15b0e58eb870"/>
          <w:tab w:val="left" w:pos="7200" pt14:Unid="600af362482c432289f7131206dcfecd"/>
          <w:tab w:val="left" w:pos="7920" pt14:Unid="154e3f87cc634a929d8ca6582ac120bc"/>
        </w:tabs>
        <w:ind w:firstLine="720" pt14:Unid="04176b0dfeaa4c0eb1968a221eead9b6"/>
        <w:jc w:val="both" pt14:Unid="744aa71278754d75ac7ea38f8b3f1075"/>
        <w:rPr pt14:Unid="a3c255d07cbe42ffb82cf2daf6b72370">
          <w:szCs w:val="24" pt14:Unid="fe1e4ddec305493b8fc720ba6b798d40"/>
        </w:rPr>
      </w:pPr>
      <w:r>
        <w:rPr pt14:Unid="bc710d7e55e5483f8e71a4ebea95f950">
          <w:b pt14:Unid="b4ec3080a0424cbeb19883b9c41ee102"/>
        </w:rPr>
        <w:t xml:space="preserve">12.2  </w:t>
      </w:r>
      <w:r>
        <w:rPr pt14:Unid="409ce3056da84b5fa53d3a2145115f51">
          <w:b pt14:Unid="0e5df7a2d0044deb9fa33830c2f19aef"/>
          <w:u w:val="single" pt14:Unid="38efc1fc97464d0c992ed9da13f58ba9"/>
        </w:rPr>
        <w:t>Notices</w:t>
      </w:r>
      <w:r>
        <w:t>.  All notices, requests, demands or other communications which may be or are required or permitted to be served or given hereunder (in this Article collectively called "</w:t>
      </w:r>
      <w:r>
        <w:rPr pt14:Unid="521bb6295d5f48fea7ae355c44fb32ba">
          <w:b pt14:Unid="9919b9964e85469db040dcf276c44cdf"/>
        </w:rPr>
        <w:t>Notices</w:t>
      </w:r>
      <w:r>
        <w:t xml:space="preserve">") shall be in writing and shall be sent by registered or certified mail, return receipt requested, postage prepaid, or by a nationally recognized overnight delivery service to Tenant or to Landlord at the address set forth below.  </w:t>
      </w:r>
      <w:r>
        <w:rPr pt14:Unid="01282b2ff6ef4e2c9017a3b53adb6083">
          <w:szCs w:val="24" pt14:Unid="b63bdc49cdd946a0ae4628397654719c"/>
        </w:rPr>
        <w:t xml:space="preserve">Landlord may use electronic mail to deliver a Landlord change of address Notice to Tenant by sending such Notice via electronic mail to: </w:t>
      </w:r>
      <w:r>
        <w:rPr pt14:Unid="30a18be46b4d443d9b0c703e15013168">
          <w:rStyle w:val="Hyperlink" pt14:Unid="30da987e799e464eb6b302e63190eb74"/>
          <w:szCs w:val="24" pt14:Unid="29e9fdf61e684d808aa7d513132b696a"/>
        </w:rPr>
        <w:t>Realestateservices@republicservices.com</w:t>
      </w:r>
      <w:r>
        <w:rPr pt14:Unid="a020850c378d4fc183d7ea2395ef90cd">
          <w:szCs w:val="24" pt14:Unid="4063909a624741cc925f89fdde4f8194"/>
        </w:rPr>
        <w:t>.  Notices shall be deemed given when received in accordance herewith.</w:t>
      </w:r>
    </w:p>
    <w:p pt14:Unid="f89ccfdef4084ef59993b7bfbdcf9af7">
      <w:pPr pt14:Unid="20c7d857513b466ab832c41b189cc5ac">
        <w:widowControl pt14:Unid="ba9825b4ab5a44bd82eb4ccf17461b34"/>
        <w:tabs pt14:Unid="2bb8abd692e14bc1a832e06196abe5b2">
          <w:tab w:val="left" w:pos="-1440" pt14:Unid="e40d97dc85c24af4a1df77b0a6a35d46"/>
          <w:tab w:val="left" w:pos="-720" pt14:Unid="2ac723af8cd340d5bac62c489aa9983a"/>
          <w:tab w:val="left" w:pos="720" pt14:Unid="843823f3c3f34cd7929106673d557d80"/>
          <w:tab w:val="left" w:pos="1584" pt14:Unid="0e335ed5424a439aa56b3df02350e7b8"/>
          <w:tab w:val="left" w:pos="2304" pt14:Unid="86f44237b47a46ec96e9c6d1c9451c40"/>
          <w:tab w:val="left" w:pos="3024" pt14:Unid="6e7c75081ee04fe48121be56928a14b4"/>
          <w:tab w:val="left" w:pos="4464" pt14:Unid="4b5a74866fcd4dd38c0b55cea6da33ce"/>
          <w:tab w:val="left" w:pos="6480" pt14:Unid="0cc746cc9ffa4c75a7ba4ecb7622e103"/>
          <w:tab w:val="left" w:pos="7200" pt14:Unid="c82e0d273e13477fbba0a5459da5a13b"/>
          <w:tab w:val="left" w:pos="7920" pt14:Unid="2d30355a3c2349c6bcbcaffe016f9aef"/>
        </w:tabs>
        <w:jc w:val="both" pt14:Unid="87b62691a7684effbbc3cf26f49a3c10"/>
        <w:rPr pt14:Unid="1699720304fe4dc7849869062bbe9b39">
          <w:szCs w:val="24" pt14:Unid="64258ba673fd491482d1e881b135548a"/>
        </w:rPr>
      </w:pPr>
    </w:p>
    <w:p pt14:Unid="2d4573faeec64f78a99b2dcb0fff78f2">
      <w:pPr pt14:Unid="d14b48f54f824d99904e573707cbf43a">
        <w:widowControl pt14:Unid="6121baf428e149f6ad469095e22bbc04"/>
        <w:tabs pt14:Unid="0951d81106fc4ddd809391963e4f03ca">
          <w:tab w:val="left" w:pos="-1440" pt14:Unid="b2a444294f284e37b4ac4c01e7abfcda"/>
          <w:tab w:val="left" w:pos="-720" pt14:Unid="3fa3e5ac818a4c71b707709a08762bd8"/>
          <w:tab w:val="left" w:pos="720" pt14:Unid="0340c7f6110f400ba7910fcb18a55749"/>
          <w:tab w:val="left" w:pos="1584" pt14:Unid="887a132e69d94039b9db33a27c292115"/>
          <w:tab w:val="left" w:pos="2304" pt14:Unid="0cb40f55b9364beebfa1214c2657a446"/>
          <w:tab w:val="left" w:pos="3024" pt14:Unid="fe1ccec142e140a0838331a2a2c35849"/>
          <w:tab w:val="left" w:pos="4464" pt14:Unid="e7bfd1d60367451d92249535fa9d0d80"/>
          <w:tab w:val="left" w:pos="6480" pt14:Unid="a21879e17ad14f63806d732de50dad5b"/>
          <w:tab w:val="left" w:pos="7200" pt14:Unid="ba531fa2320741f9bc7a456b920e05fc"/>
          <w:tab w:val="left" w:pos="7920" pt14:Unid="a370230e07524847bdcd73ec8370c729"/>
        </w:tabs>
        <w:jc w:val="both" pt14:Unid="b074e5086b3243ac896351da379a4d3f"/>
        <w:rPr pt14:Unid="1ac22eb834cc4eb8b4bdbeb70745dc01">
          <w:szCs w:val="24" pt14:Unid="ba1b3be7ef334c208ad803f17bf10ba2"/>
        </w:rPr>
      </w:pPr>
      <w:r>
        <w:rPr pt14:Unid="1f0d128301a643948b486e31f5c2e4fe">
          <w:szCs w:val="24" pt14:Unid="094cf7d27e8a48d3938b1b3a3be0b7a9"/>
        </w:rPr>
        <w:tab pt14:Unid="241b14b3a08641ac8c74718bb057d1e8"/>
      </w:r>
      <w:r>
        <w:rPr pt14:Unid="5065087ed6a1458b838a4a864bb5b04c">
          <w:szCs w:val="24" pt14:Unid="948de42f5d6d4ce690f5b0e90bc9e61a"/>
        </w:rPr>
        <w:t>If to Landlord:</w:t>
      </w:r>
      <w:r>
        <w:rPr pt14:Unid="66631f79ce7d4e81960a71f092852b67">
          <w:szCs w:val="24" pt14:Unid="f66ed1f4cfee478788c3ba85c535d160"/>
        </w:rPr>
        <w:tab pt14:Unid="bca851c57b694cdfa5a216c93b01b934"/>
      </w:r>
      <w:r>
        <w:rPr pt14:Unid="708030815af84309b94b57c50b5451c8">
          <w:szCs w:val="24" pt14:Unid="c68ac7203d6d4f068e8436e1cee6d502"/>
        </w:rPr>
        <w:tab pt14:Unid="0589e9dc7090451d9ca37e536605c510"/>
      </w:r>
      <w:r>
        <w:rPr pt14:Unid="04ddcc7da04049319b37397655b0a98d">
          <w:szCs w:val="24" pt14:Unid="a525c0a81ccf47a5a8cf096af2c55e22"/>
        </w:rPr>
        <w:t>_______________________</w:t>
      </w:r>
    </w:p>
    <w:p pt14:Unid="aa93cbc29c8f48a98fce88ae723ad681">
      <w:pPr pt14:Unid="6bf84e59795a4e8f9872a93b03f1907f">
        <w:widowControl pt14:Unid="bbf6466f58254358bbd6674ae55c4ca0"/>
        <w:tabs pt14:Unid="115b85825cf64897abbd050e15066d3c">
          <w:tab w:val="left" w:pos="-1440" pt14:Unid="e44d6b0d9846464c83ef94ee4ba66d37"/>
          <w:tab w:val="left" w:pos="-720" pt14:Unid="86a4d871238c433abf27912130d3039b"/>
          <w:tab w:val="left" w:pos="720" pt14:Unid="b7d43dcfef06469cbe18b2071e0ad5a7"/>
          <w:tab w:val="left" w:pos="1584" pt14:Unid="68d1c0b714804156a31222be5770a84b"/>
          <w:tab w:val="left" w:pos="2304" pt14:Unid="dd45883129954dcbaebac951efe8da0f"/>
          <w:tab w:val="left" w:pos="3024" pt14:Unid="ed162501409f4a82914855186634105b"/>
          <w:tab w:val="left" w:pos="4464" pt14:Unid="156c2dfbb4234c51ac02081ed37921f6"/>
          <w:tab w:val="left" w:pos="6480" pt14:Unid="a06135dbac0b4943b4d9cde8629c75a0"/>
          <w:tab w:val="left" w:pos="7200" pt14:Unid="6d430e8a63a048e18462352c46ce435e"/>
          <w:tab w:val="left" w:pos="7920" pt14:Unid="607bac0b33ee4f958475dbb21306e36b"/>
        </w:tabs>
        <w:ind w:firstLine="3024" pt14:Unid="9f44368d3f604923972ed538c5fcb5ab"/>
        <w:jc w:val="both" pt14:Unid="3e47fec3cfd144f1a461d98cddacf64f"/>
        <w:rPr pt14:Unid="e58f751622844a67a825dd873ca3be72">
          <w:szCs w:val="24" pt14:Unid="28670dcb9c1b4bcdbc40c60f67c75aed"/>
        </w:rPr>
      </w:pPr>
      <w:r>
        <w:rPr pt14:Unid="cb65b87e1d3e45dc88572c3b4a593bf0">
          <w:szCs w:val="24" pt14:Unid="4973972f706749778e55332b82633ac4"/>
        </w:rPr>
        <w:t>_______________________</w:t>
      </w:r>
    </w:p>
    <w:p pt14:Unid="1161a578882f4a378390277db61e732f">
      <w:pPr pt14:Unid="35222dea399145808ec587ee675cb646">
        <w:widowControl pt14:Unid="c0d886db8fa647cf89ec9fb076581b3a"/>
        <w:tabs pt14:Unid="3c077505e7ef4e0fbe311b124ec97569">
          <w:tab w:val="left" w:pos="-1440" pt14:Unid="26a650f5552845d180287de9fef0d92d"/>
          <w:tab w:val="left" w:pos="-720" pt14:Unid="708ecb1bac194ebd8edf8416e9a65827"/>
          <w:tab w:val="left" w:pos="720" pt14:Unid="4f4d9d44070c4e1ebc8c801fd75fd221"/>
          <w:tab w:val="left" w:pos="1584" pt14:Unid="972ad0f081ec42dc92b8124d05f0d7dc"/>
          <w:tab w:val="left" w:pos="2304" pt14:Unid="21e6d298c2fc492ab0a96da6de7e59ed"/>
          <w:tab w:val="left" w:pos="3024" pt14:Unid="49a9e0ac392041edb368b7759b1adc38"/>
          <w:tab w:val="left" w:pos="4464" pt14:Unid="27d2fd718c3148bbb3473c71658a47a9"/>
          <w:tab w:val="left" w:pos="6480" pt14:Unid="3d9d610731c441f2923094beb664b350"/>
          <w:tab w:val="left" w:pos="7200" pt14:Unid="2bdbc7c9eeef44bfb50edc5df23f9a84"/>
          <w:tab w:val="left" w:pos="7920" pt14:Unid="43973becfd8d4fdabd25a766a2a60ee7"/>
        </w:tabs>
        <w:ind w:firstLine="3024" pt14:Unid="af42663b6d2b46a1871a2cfe62499424"/>
        <w:jc w:val="both" pt14:Unid="3bb36297f5ae47b0aa7d973849c6fa40"/>
        <w:rPr pt14:Unid="306f42e066c64f58af62daeaa83b404b">
          <w:szCs w:val="24" pt14:Unid="6e108adadec74abdbead2aa88f7dd1ad"/>
        </w:rPr>
      </w:pPr>
      <w:r>
        <w:rPr pt14:Unid="ff1fbc85f5614ffebd64ba9fa58d55b9">
          <w:szCs w:val="24" pt14:Unid="93d0616dc28743aa9dd73c6cbdc9b90e"/>
        </w:rPr>
        <w:t>_______________________</w:t>
      </w:r>
    </w:p>
    <w:p pt14:Unid="00c7ea132c214579a49d69a69b64a3cf">
      <w:pPr pt14:Unid="a8559a6dbb4a47719af2fbf3e42518a0">
        <w:widowControl pt14:Unid="d6b1bd7aec624fd6ae108c096ce1fb66"/>
        <w:tabs pt14:Unid="ed377b90164643b198efd6adf85ca4c4">
          <w:tab w:val="left" w:pos="-1440" pt14:Unid="6235ac0d681d45ce8e82e68f2ff05bb6"/>
          <w:tab w:val="left" w:pos="-720" pt14:Unid="9cc67d9efc1d4590b34569c44907b217"/>
          <w:tab w:val="left" w:pos="720" pt14:Unid="e4363e1af4f244c499c185921758bb91"/>
          <w:tab w:val="left" w:pos="1584" pt14:Unid="b052e69a9cf046328be185b5c5a1e991"/>
          <w:tab w:val="left" w:pos="2304" pt14:Unid="c8aafd31df85472680525f5a7594b724"/>
          <w:tab w:val="left" w:pos="3024" pt14:Unid="48e61602c76442b6ae747c91602eaa55"/>
          <w:tab w:val="left" w:pos="4464" pt14:Unid="1cdb88b0a3a64774a97a873d55847f61"/>
          <w:tab w:val="left" w:pos="6480" pt14:Unid="5633a2d6dbab4777bbaad50d322bef94"/>
          <w:tab w:val="left" w:pos="7200" pt14:Unid="dedc984ac5964b0b9983f44f7adc8a9e"/>
          <w:tab w:val="left" w:pos="7920" pt14:Unid="d41c896c9e244e08998fbf506e2dfcd0"/>
        </w:tabs>
        <w:ind w:firstLine="3024" pt14:Unid="1c93f10719da49348aa151cb9fc1447a"/>
        <w:jc w:val="both" pt14:Unid="61965923756e440fa11a97d9d9b54469"/>
        <w:rPr pt14:Unid="98a5e260a5d0468b8a1a9a7e80b3f08d">
          <w:szCs w:val="24" pt14:Unid="efc4dff263074b8ea5c2afe88e9f9ed6"/>
        </w:rPr>
      </w:pPr>
      <w:r>
        <w:rPr pt14:Unid="a2579071bb70482d91f6cb1282fa8463">
          <w:szCs w:val="24" pt14:Unid="a9079b9e8b384bbb99f2f6ce555fcab1"/>
        </w:rPr>
        <w:t>Attn: __________________</w:t>
      </w:r>
    </w:p>
    <w:p pt14:Unid="c850436e3ab842a2bc66149ac7b79a90">
      <w:pPr pt14:Unid="a3213e121d4842809ad65f115b49b13c">
        <w:widowControl pt14:Unid="2788fcd76cf9479a89497a7a972376e3"/>
        <w:tabs pt14:Unid="70b282ea1651401eaf149487765585ba">
          <w:tab w:val="left" w:pos="-1440" pt14:Unid="3a183e02ae9d48b4aebfa1ab904881b0"/>
          <w:tab w:val="left" w:pos="-720" pt14:Unid="3b27a7f6229542b0b226392d54316fc8"/>
          <w:tab w:val="left" w:pos="720" pt14:Unid="1d09739c411447d3a26acdb0fe0a908f"/>
          <w:tab w:val="left" w:pos="1584" pt14:Unid="f5e638806a2d421890bf3671c4554eea"/>
          <w:tab w:val="left" w:pos="2304" pt14:Unid="dcb7a47050d146338ef5ab88a744eb9b"/>
          <w:tab w:val="left" w:pos="3024" pt14:Unid="fa7065384d0346b8ae682343116317ff"/>
          <w:tab w:val="left" w:pos="4464" pt14:Unid="15d97f6beeef4e4b9a2836948aea1192"/>
          <w:tab w:val="left" w:pos="6480" pt14:Unid="03f32f3b444342348ee0f988e9fcf590"/>
          <w:tab w:val="left" w:pos="7200" pt14:Unid="0e78ca5e758f41e4981776a39f8e252d"/>
          <w:tab w:val="left" w:pos="7920" pt14:Unid="10622520c71b4c2f8c36b2489852d728"/>
        </w:tabs>
        <w:jc w:val="both" pt14:Unid="7d8128a1028241e28c0e2d83bc72bcec"/>
        <w:rPr pt14:Unid="9b3ba04083e445abaafc65958dc91b41">
          <w:szCs w:val="24" pt14:Unid="08f9f005a54749c3aa18e1a4312e8501"/>
        </w:rPr>
      </w:pPr>
    </w:p>
    <w:p pt14:Unid="24df96c3aea94864a3bcfba43110a72c">
      <w:pPr pt14:Unid="638b146ef8884137aa4a596a0ab13a2a">
        <w:tabs pt14:Unid="fa5710c965554d34a9bdf2b37c9e5466">
          <w:tab w:val="left" w:pos="3060" pt14:Unid="e2378912515245ffa27c5cebcc28ecaf"/>
        </w:tabs>
        <w:ind w:firstLine="720" pt14:Unid="f023e9d7032c4d5aac8ccbadf632a7d5"/>
        <w:rPr pt14:Unid="9e8833f8720c43be9732ee43b06cdc46">
          <w:szCs w:val="24" pt14:Unid="041b21fca5f84733b36f6b80709a571b"/>
        </w:rPr>
      </w:pPr>
      <w:r>
        <w:rPr pt14:Unid="26a3c503036e4a6a8b43e31de5028c01">
          <w:szCs w:val="24" pt14:Unid="024b8ca022844363a02217de23b8502f"/>
        </w:rPr>
        <w:t>If to Tenant:</w:t>
      </w:r>
      <w:r>
        <w:rPr pt14:Unid="2e38e78fe65343288fed6a8aa0a1bcc7">
          <w:szCs w:val="24" pt14:Unid="ceb621a22d084ece858c68c605c7f8b9"/>
        </w:rPr>
        <w:tab pt14:Unid="1ca06abcbd3c444ea962ba1b864f2cdf"/>
      </w:r>
      <w:r>
        <w:rPr pt14:Unid="199df3d3208e41d9a848e4ca55a53a13">
          <w:szCs w:val="24" pt14:Unid="de5dd47e7bd347e1a9383fac62ceeea0"/>
        </w:rPr>
        <w:t>BFI Waste Services of Texas, L.P.</w:t>
      </w:r>
    </w:p>
    <w:p pt14:Unid="6b0b4682006742f48dbba7daf6af87d2">
      <w:pPr pt14:Unid="c7ffa5ef9da94c519d96b78908724716">
        <w:tabs pt14:Unid="ed7cc3646b0c4415aa6232f82fd77716">
          <w:tab w:val="left" w:pos="3060" pt14:Unid="ae5857869992412ea8f990c098470ea3"/>
        </w:tabs>
        <w:rPr pt14:Unid="66a0c5b72066418483d9f86cfb5c2151">
          <w:szCs w:val="24" pt14:Unid="0626443306a641119ea8dc39f0e3e4c3"/>
        </w:rPr>
      </w:pPr>
      <w:r>
        <w:rPr pt14:Unid="bbb611ae7df74d279e358d4ee1879312">
          <w:szCs w:val="24" pt14:Unid="54e6be96c1fd403c934274d07ad67b11"/>
        </w:rPr>
        <w:tab pt14:Unid="3cfab7a0c7dc4d88b287a6c1a2a093b7"/>
      </w:r>
      <w:r>
        <w:rPr pt14:Unid="6984af3bfe504049a02a4e5f7a8a3a9d">
          <w:szCs w:val="24" pt14:Unid="af1a5a63478c4d5895fb3be8e5a10519"/>
        </w:rPr>
        <w:t>c/o Republic Services, Inc.</w:t>
      </w:r>
    </w:p>
    <w:p pt14:Unid="c726c4f2717b48c996770963ac8f6ad4">
      <w:pPr pt14:Unid="43a42eaeafbe4510823b115d9944b568">
        <w:tabs pt14:Unid="54cd5b0b4bf6410dad47525ed529d132">
          <w:tab w:val="left" w:pos="3060" pt14:Unid="a63747e35ac8499e98d032d0e2406c93"/>
        </w:tabs>
        <w:rPr pt14:Unid="493926015354444f8d809d0d7d78a6e2">
          <w:szCs w:val="24" pt14:Unid="37453c3aa862486c894b13cd6a3ad510"/>
        </w:rPr>
      </w:pPr>
      <w:r>
        <w:rPr pt14:Unid="228767e9c77a4aa7b095d477ba6ef4d4">
          <w:szCs w:val="24" pt14:Unid="0a475071bb4d4747a775a0cf3b284361"/>
        </w:rPr>
        <w:tab pt14:Unid="2f379007023046718d74979e0e6090e0"/>
      </w:r>
      <w:r>
        <w:rPr pt14:Unid="170d5c22a8a6469dbfbf64ce1f38cd1f">
          <w:szCs w:val="24" pt14:Unid="7fa345fc4d484b83894b15c452c7f30e"/>
        </w:rPr>
        <w:t>8101 E. Little York</w:t>
      </w:r>
    </w:p>
    <w:p pt14:Unid="48934587c7dc4996b6d8a643f1a402f7">
      <w:pPr pt14:Unid="e27c60ce11cf4459aecdb29a2c742300">
        <w:tabs pt14:Unid="5351da31de644e81a1141ded722e1e8b">
          <w:tab w:val="left" w:pos="3060" pt14:Unid="2118ef6481cc4b3288fedf925d11ca58"/>
        </w:tabs>
        <w:rPr pt14:Unid="7dfef4b0978a4b62925d22e8c25d0a8d">
          <w:szCs w:val="24" pt14:Unid="0eaa41005ab444168dfd6c25f21a346f"/>
        </w:rPr>
      </w:pPr>
      <w:r>
        <w:rPr pt14:Unid="6bc2cd7ec7d14fda81adbe5da0781b85">
          <w:szCs w:val="24" pt14:Unid="c361d369ef4341bca6d151d63a436f03"/>
        </w:rPr>
        <w:tab pt14:Unid="9087a4b422974480b7fe4a5da751cd7b"/>
      </w:r>
      <w:r>
        <w:rPr pt14:Unid="84ab7f9951904a74aae353a53ba29503">
          <w:szCs w:val="24" pt14:Unid="6647a4d4fca248c19d06034c609050cc"/>
        </w:rPr>
        <w:t>Houston, TX 77016</w:t>
      </w:r>
    </w:p>
    <w:p pt14:Unid="fc0002dc528647768c23f48340a4791c">
      <w:pPr pt14:Unid="f3b3edad17bb40d79ca6a87b0229b381">
        <w:tabs pt14:Unid="067faa1a459346e5893e65b204632922">
          <w:tab w:val="left" w:pos="-1440" pt14:Unid="3012c03fcc5d4013b14bd4764d1cc50c"/>
          <w:tab w:val="left" w:pos="-720" pt14:Unid="a3b203942eab4707bdfc67e4283836f5"/>
          <w:tab w:val="left" w:pos="720" pt14:Unid="f8f36465a8764396bfc1f293e7bd0c61"/>
          <w:tab w:val="left" w:pos="1584" pt14:Unid="489384c3ea11473ba76a74af833152c0"/>
          <w:tab w:val="left" w:pos="2304" pt14:Unid="2118606028d14c2dbe7cc008b24193b2"/>
          <w:tab w:val="left" w:pos="2880" pt14:Unid="9193ec35d741435288ee93bd3a5cdbfd"/>
          <w:tab w:val="left" w:pos="3060" pt14:Unid="1cb017e112af4045b5b12c170cd6b707"/>
          <w:tab w:val="left" w:pos="4464" pt14:Unid="e0fec76d63f8432aacda04c003f28115"/>
          <w:tab w:val="left" w:pos="6480" pt14:Unid="8a288babc92f4958a444e51a28617912"/>
          <w:tab w:val="left" w:pos="7200" pt14:Unid="4071ec34febf4feaa3c7e5f6196f3b22"/>
          <w:tab w:val="left" w:pos="7920" pt14:Unid="11676c8b44dd429798792ee146ef2672"/>
        </w:tabs>
        <w:jc w:val="both" pt14:Unid="a52a5afc26704c3d8bedd02d2a7cab00"/>
        <w:rPr pt14:Unid="5961071f54fa430d845790dae5c46bb3">
          <w:szCs w:val="24" pt14:Unid="b495e103144f4985bd5c052fda968859"/>
        </w:rPr>
      </w:pPr>
      <w:r>
        <w:rPr pt14:Unid="fe17c217d89b413587fd3e8aa18492d3">
          <w:szCs w:val="24" pt14:Unid="eeda41dee85e4b9797617c0c16ff516c"/>
        </w:rPr>
        <w:tab pt14:Unid="077e45d7682c4582bf7fab719edf1f34"/>
      </w:r>
      <w:r>
        <w:rPr pt14:Unid="b85387c3c02b43868c92ce2f6b9eca8d">
          <w:szCs w:val="24" pt14:Unid="167a69d55fbe4d9a8e8562572c378f52"/>
        </w:rPr>
        <w:tab pt14:Unid="3faa0237b1874dd48462f5115f3a8422"/>
      </w:r>
      <w:r>
        <w:rPr pt14:Unid="bb50111fe70345ba92ab41d3ae3d967c">
          <w:szCs w:val="24" pt14:Unid="223da03fa68c44389c2ae7224c43d3fa"/>
        </w:rPr>
        <w:tab pt14:Unid="45bccff0ef884b009f67b3fc5e4ca8e4"/>
      </w:r>
      <w:r>
        <w:rPr pt14:Unid="0013cfcf42a64a8fb96516f5f0d376c4">
          <w:szCs w:val="24" pt14:Unid="e5af2732c9304df5a4e2d209ef726302"/>
        </w:rPr>
        <w:tab pt14:Unid="27e92666994b4504aca7452764f5b02d"/>
      </w:r>
      <w:r>
        <w:rPr pt14:Unid="ed1bb60259de484bb3f2cbbd3f3be42e">
          <w:szCs w:val="24" pt14:Unid="59d0384f731e4e5c8302119866085569"/>
        </w:rPr>
        <w:tab pt14:Unid="0ce1e8e4855542b8869e1417372ded79"/>
      </w:r>
      <w:r>
        <w:rPr pt14:Unid="564eecb71b6c4b86996b8205af4bd66a">
          <w:szCs w:val="24" pt14:Unid="d0c0c56bf6d54466916f02659348e50d"/>
        </w:rPr>
        <w:t>Attn: General Manager</w:t>
      </w:r>
    </w:p>
    <w:p pt14:Unid="fc4c9b9790cf4514a35e2fb697793b75">
      <w:pPr pt14:Unid="9950098c28cd417e99e55f2bc5fc4028">
        <w:tabs pt14:Unid="89ebf53f086f436985148f6401137fdd">
          <w:tab w:val="left" w:pos="-1440" pt14:Unid="3df2cbe9209144e080cf77657e6d0048"/>
          <w:tab w:val="left" w:pos="-720" pt14:Unid="d683a4f710464491b4f0253ddbffb647"/>
          <w:tab w:val="left" w:pos="720" pt14:Unid="d1f8488c55784b879968332d5fb218a3"/>
          <w:tab w:val="left" w:pos="1584" pt14:Unid="6adf7fa01c9e4797bc86f15853fe62e8"/>
          <w:tab w:val="left" w:pos="2304" pt14:Unid="b85ef26cba62418c9a58d8efa122df12"/>
          <w:tab w:val="left" w:pos="2880" pt14:Unid="f98914f05f1648d18f4a09fe3f5c3d57"/>
          <w:tab w:val="left" w:pos="4464" pt14:Unid="e67c11b97f4c490ca3fd0eb3e60236f6"/>
          <w:tab w:val="left" w:pos="6480" pt14:Unid="154a9d7bd6e24bc6bf6518d59dc9beba"/>
          <w:tab w:val="left" w:pos="7200" pt14:Unid="3c48b67d23b242f785fc49416a49f506"/>
          <w:tab w:val="left" w:pos="7920" pt14:Unid="79b794fda5624cf480deef0cff63dfee"/>
        </w:tabs>
        <w:jc w:val="both" pt14:Unid="f07a1d2369e040b8b9017cd312a23351"/>
        <w:rPr pt14:Unid="7542ab55805c4365bbfc2e1f2a9bc0b9">
          <w:szCs w:val="24" pt14:Unid="ad4339ffebfa40f18c06ae5afbc18dcc"/>
        </w:rPr>
      </w:pPr>
    </w:p>
    <w:p pt14:Unid="c027af3eaf82468fab961f526a16cf43">
      <w:pPr pt14:Unid="8acce51b722e43a3834b63382b6b82e0">
        <w:tabs pt14:Unid="393fc0b08db440c9a8381ef5e7c9b427">
          <w:tab w:val="left" w:pos="-1440" pt14:Unid="60a183a77ffb4017b19fc1b795b07406"/>
          <w:tab w:val="left" w:pos="-720" pt14:Unid="77afee2f55794cf2b252cdb9a786cbea"/>
          <w:tab w:val="left" w:pos="720" pt14:Unid="f5fc8c3ab570441fb6c6149654902946"/>
          <w:tab w:val="left" w:pos="1584" pt14:Unid="aa6b15dcc9614605a0a6e9df563513bd"/>
          <w:tab w:val="left" w:pos="2304" pt14:Unid="14adc45d45ea4d738b635c58b3357ddc"/>
          <w:tab w:val="left" w:pos="3060" pt14:Unid="054a0765a6de48888ff20cb3f73ed695"/>
          <w:tab w:val="left" w:pos="4464" pt14:Unid="d1872c8dc38040e6a784bee0801d1ad2"/>
          <w:tab w:val="left" w:pos="6480" pt14:Unid="665bc09cc12241e795d89fa11deba9bb"/>
          <w:tab w:val="left" w:pos="7200" pt14:Unid="ee8081ea0cfe45db8ed166b70e91d19b"/>
          <w:tab w:val="left" w:pos="7920" pt14:Unid="e916b2ea722c42c2a0517fd945fd63ec"/>
        </w:tabs>
        <w:jc w:val="both" pt14:Unid="fa104afaa031498c9534b65009f455e9"/>
        <w:rPr pt14:Unid="197ada99698446738b1511deca244beb">
          <w:szCs w:val="24" pt14:Unid="5fffbf747e8c46a9b57311ce73a267c0"/>
        </w:rPr>
      </w:pPr>
      <w:r>
        <w:rPr pt14:Unid="806daa872ab843bc9e8b510659999ae7">
          <w:szCs w:val="24" pt14:Unid="fbcff565633f423780eada38a8c46422"/>
        </w:rPr>
        <w:tab pt14:Unid="37eef7e81ed44bb2bd0787f7d2d47c21"/>
      </w:r>
      <w:r>
        <w:rPr pt14:Unid="f6eac79fc66c4e8c925340ce6f380e54">
          <w:szCs w:val="24" pt14:Unid="c99eb3e61fbc4b2da37d9140fb725474"/>
        </w:rPr>
        <w:t>With a copy to:</w:t>
      </w:r>
      <w:r>
        <w:rPr pt14:Unid="5d93f47c46bf45b0899a41da718eba96">
          <w:szCs w:val="24" pt14:Unid="fa303634a42a4849a353860d1293b594"/>
        </w:rPr>
        <w:tab pt14:Unid="282cee5977b14a1f867f00da03368347"/>
      </w:r>
      <w:r>
        <w:rPr pt14:Unid="90c6824ad512410397d0ed893cded12d">
          <w:szCs w:val="24" pt14:Unid="68359cd1673741e1933c98a78702d3b4"/>
        </w:rPr>
        <w:tab pt14:Unid="1dc3795df8b749ccadf221e121f8f053"/>
      </w:r>
      <w:r>
        <w:rPr pt14:Unid="d92350f540294f63ab541e450bcff5b9">
          <w:b pt14:Unid="4a34cb356fd54ae88345e7286dee68d9"/>
          <w:bCs pt14:Unid="accdaf847a364ad387cbf707f7394d23"/>
          <w:szCs w:val="24" pt14:Unid="46d6128a49a845249e32e1466e2b8291"/>
        </w:rPr>
        <w:t>Through 1/31/2026</w:t>
      </w:r>
    </w:p>
    <w:p pt14:Unid="c7ec1d8ef618454794960c21209d0c08">
      <w:pPr pt14:Unid="6a980dfa8ca14a23b21916e3c6ec9e5c">
        <w:ind w:left="2160" w:firstLine="900" pt14:Unid="a80713f6ae1b4d7fb6d788ed95d97f71"/>
        <w:rPr pt14:Unid="d9d60601d8f94a6f8be1c48f4c8f81c8">
          <w:szCs w:val="24" pt14:Unid="84c53f09c9054085b41412236c2ba8c6"/>
        </w:rPr>
      </w:pPr>
      <w:r>
        <w:rPr pt14:Unid="a8de4cd780b0450797692faf0ae42778">
          <w:szCs w:val="24" pt14:Unid="04511bd8f68e450c9a7f5591b8b592c5"/>
        </w:rPr>
        <w:t>BFI Waste Services of Texas, L.P.</w:t>
      </w:r>
    </w:p>
    <w:p pt14:Unid="9511dc4975744815a63cf9e99c4a565f">
      <w:pPr pt14:Unid="1a7914ddbecd47d892e22d3f126b217a">
        <w:tabs pt14:Unid="659935aa07f046939b3304cde00ffa2c">
          <w:tab w:val="left" w:pos="720" pt14:Unid="76e16329898f461a8a0dc6c7353a6821"/>
          <w:tab w:val="left" w:pos="3060" pt14:Unid="6a81cae4b03d42659232afed31ef8277"/>
        </w:tabs>
        <w:rPr pt14:Unid="fd7a853a499f466f91bd64283bb44c72">
          <w:szCs w:val="24" pt14:Unid="2144cbcb4c8043749b7be25092674de3"/>
        </w:rPr>
      </w:pPr>
      <w:r>
        <w:rPr pt14:Unid="d70b4b95c09b4f73bd524829e55db678">
          <w:szCs w:val="24" pt14:Unid="cbfd272fa8df4bb88aaf5c3d2d86969e"/>
        </w:rPr>
        <w:tab pt14:Unid="f0cafda8c0ad42e1aa73c6032fb191f4"/>
      </w:r>
      <w:r>
        <w:rPr pt14:Unid="39c936dcb55a439c9eb2fef6a9a757cf">
          <w:szCs w:val="24" pt14:Unid="0a714a087c50437ab978805bce74a75b"/>
        </w:rPr>
        <w:tab pt14:Unid="0aa8daab82b9424096d4335ee9674a03"/>
      </w:r>
      <w:r>
        <w:rPr pt14:Unid="6abd56a29dd342c8a3a988905c70a7f4">
          <w:szCs w:val="24" pt14:Unid="460eca91dc844999a5ba6e423fc82dcc"/>
        </w:rPr>
        <w:t>c/o Republic Services, Inc.</w:t>
      </w:r>
    </w:p>
    <w:p pt14:Unid="54d6eb39c65f40ae897c8b5e565c6c81">
      <w:pPr pt14:Unid="7f0c50f79caa4a029e4378813dd59d02">
        <w:tabs pt14:Unid="7fe7926c0c7941f9a727f6816a499a97">
          <w:tab w:val="left" w:pos="3060" pt14:Unid="5fe188e0e3594801bf2bd2707cb1ad84"/>
        </w:tabs>
        <w:rPr pt14:Unid="88e5ee690c8a469998282297c0583edb">
          <w:szCs w:val="24" pt14:Unid="8f3259f19c2342b7af700f8844285197"/>
        </w:rPr>
      </w:pPr>
      <w:r>
        <w:rPr pt14:Unid="621482a36455409d800122d36de459c9">
          <w:szCs w:val="24" pt14:Unid="30961ea84e5f4eeeb99986a5a97bee05"/>
        </w:rPr>
        <w:tab pt14:Unid="887acfdb52f949b8b6737a0ab417622a"/>
      </w:r>
      <w:r>
        <w:rPr pt14:Unid="87def53d28ca44abada2f6b97aaac76b">
          <w:szCs w:val="24" pt14:Unid="7b0ef3497c464b9aafb7f4c53ecfcf88"/>
        </w:rPr>
        <w:t>18500 North Allied Way</w:t>
      </w:r>
    </w:p>
    <w:p pt14:Unid="d287a70c374640dfa08d447fc96a3a46">
      <w:pPr pt14:Unid="68c2a708b7e84be2897db0df232b839e">
        <w:tabs pt14:Unid="1a825921fed345dda328c3a5f48916a8">
          <w:tab w:val="left" w:pos="3060" pt14:Unid="51269ccd23ab4c8ca426043a26095fec"/>
        </w:tabs>
        <w:rPr pt14:Unid="f3d71b6f3baf4de79988b45f9e5da7c6">
          <w:szCs w:val="24" pt14:Unid="d0259c2a92e54807b0311aa2c38a25d7"/>
        </w:rPr>
      </w:pPr>
      <w:r>
        <w:rPr pt14:Unid="2c83ad29a01549538e34d8fd942cc205">
          <w:szCs w:val="24" pt14:Unid="1cb602c6fb7044f5b3f8bc1f6a512b78"/>
        </w:rPr>
        <w:tab pt14:Unid="38b339bad8224757bb77097fbe8416ea"/>
      </w:r>
      <w:r>
        <w:rPr pt14:Unid="559745fd92294f8bb75a2699ed99c67d">
          <w:szCs w:val="24" pt14:Unid="956bc86ba874454c9130b117269c8c26"/>
        </w:rPr>
        <w:t>Phoenix, AZ  85054</w:t>
      </w:r>
    </w:p>
    <w:p pt14:Unid="266a0a9da1e549fdb2180c5b48697d22">
      <w:pPr pt14:Unid="2614b33eee214751a3ef6ff64d3c06b7">
        <w:tabs pt14:Unid="e62359a5bb8c44408427dab12599d937">
          <w:tab w:val="left" w:pos="3060" pt14:Unid="ee46ff2b5caf4777be202bff0d55d356"/>
        </w:tabs>
        <w:rPr pt14:Unid="bbde83d0d306479c98ad75a26b9fb5c3">
          <w:szCs w:val="24" pt14:Unid="9056e4d0438346059e37ef9b5c3a721d"/>
        </w:rPr>
      </w:pPr>
      <w:r>
        <w:rPr pt14:Unid="d5eb81f7c1ce441c84f0543186fef0c7">
          <w:szCs w:val="24" pt14:Unid="cadbfdacf35e41a49b0b24ba90e98f36"/>
        </w:rPr>
        <w:tab pt14:Unid="2a001d2cec02407f957b2fc52664ed72"/>
      </w:r>
      <w:r>
        <w:rPr pt14:Unid="9d959cb87cd84f24bf7f9841e859fbd7">
          <w:szCs w:val="24" pt14:Unid="033c8ce2e5764854a42500683a28634c"/>
        </w:rPr>
        <w:t>Attn: Chief Legal Officer</w:t>
      </w:r>
    </w:p>
    <w:p pt14:Unid="32079828fa664b729189fc9fe39a11a2">
      <w:pPr pt14:Unid="c9646962b0334e8db0fa4b9e5a163906">
        <w:rPr pt14:Unid="537ded4e9ffc4fda95d97b31716cf6e4">
          <w:szCs w:val="24" pt14:Unid="60dc1a6025bf4e2abfd6df428b14f4f7"/>
        </w:rPr>
      </w:pPr>
      <w:r>
        <w:rPr pt14:Unid="24e378f9261c43c495162f6295d2a97c">
          <w:szCs w:val="24" pt14:Unid="d73b53eda1fc41d9a1ebf4665ee888c3"/>
        </w:rPr>
        <w:tab pt14:Unid="a51a393b823a43789c7d7cb9c876f4d6"/>
      </w:r>
    </w:p>
    <w:p pt14:Unid="6f5f172b98ed4dc59fc03bcc04830b97">
      <w:pPr pt14:Unid="1e4ae45f07e842eca64f789acc26a886">
        <w:tabs pt14:Unid="19edfed6910a4e28aa5f5e47bf863150">
          <w:tab w:val="left" w:pos="3060" pt14:Unid="55679b6012e74885b005a8529759f842"/>
        </w:tabs>
        <w:rPr pt14:Unid="223dff24c41d4d628e4fef808a99cd78">
          <w:b pt14:Unid="288240606e1f47768dcfcee78c2be00e"/>
          <w:bCs pt14:Unid="d6533d98520a4e3a84c6785347066388"/>
          <w:szCs w:val="24" pt14:Unid="2835ab27cca44735935105e02ad62908"/>
        </w:rPr>
      </w:pPr>
      <w:r>
        <w:rPr pt14:Unid="c2fe299d042e4d44a95901d14a42d979">
          <w:szCs w:val="24" pt14:Unid="cbcd6ffd82d6466dabdb147a6ce41c57"/>
        </w:rPr>
        <w:tab pt14:Unid="ffc8e081750a468995f9adafb4ae96e6"/>
      </w:r>
      <w:r>
        <w:rPr pt14:Unid="1a2870a58f8045d28fe37c3adc683bce">
          <w:b pt14:Unid="6669f150ab8547d8b6f85401f4b5da18"/>
          <w:bCs pt14:Unid="b095e037c7924f39850f958a3a40a984"/>
          <w:szCs w:val="24" pt14:Unid="7d7ac2df9035489ba19de74b5d135cc6"/>
        </w:rPr>
        <w:t>After 2/1/2026</w:t>
      </w:r>
    </w:p>
    <w:p pt14:Unid="3ed8a4613b9c4ce0a594b5f688c2a925">
      <w:pPr pt14:Unid="1eee8f0b2f7f48ee881060e9a6f8a4e1">
        <w:tabs pt14:Unid="a21b8cc6c3fd4a778a735474d46d2cca">
          <w:tab w:val="left" w:pos="720" pt14:Unid="40802430c1974bd69d180cc268b29b99"/>
          <w:tab w:val="left" w:pos="3060" pt14:Unid="075ba9b9ee3946d294fd5e9261f8d7b4"/>
        </w:tabs>
        <w:rPr pt14:Unid="33916e76cbdc4105abd8bf3d904dbcf4">
          <w:szCs w:val="24" pt14:Unid="bbec1aaeab0241d6b27efa59a97b233a"/>
        </w:rPr>
      </w:pPr>
      <w:r>
        <w:rPr pt14:Unid="351515081183413ca65783e55e839da3">
          <w:szCs w:val="24" pt14:Unid="97f94193ff624368944689c69cb23417"/>
        </w:rPr>
        <w:tab pt14:Unid="38369fc3bd2b4ecd9c49ad0211a73c97"/>
      </w:r>
      <w:r>
        <w:rPr pt14:Unid="6a4a99436f604f2885d859eb5c6c2fdb">
          <w:szCs w:val="24" pt14:Unid="d7414fdbe04e486884c071239a5c55a9"/>
        </w:rPr>
        <w:tab pt14:Unid="331473240d96440182a5561cbaf623a3"/>
      </w:r>
      <w:r>
        <w:rPr pt14:Unid="be03fd87e18e4ec19da522e89c1c9978">
          <w:szCs w:val="24" pt14:Unid="c75d8dc04f5e4cbf91165923e27d4cd3"/>
        </w:rPr>
        <w:t>BFI Waste Services of Texas, L.P.</w:t>
      </w:r>
    </w:p>
    <w:p pt14:Unid="e22924b51dd94f979e1a8b2eba22488f">
      <w:pPr pt14:Unid="def74b6afc1746c2bdee573385034ec1">
        <w:tabs pt14:Unid="3b992b8570ad4407987664124878ef0e">
          <w:tab w:val="left" w:pos="720" pt14:Unid="327dbf12d9354d5ea554c80dae26f7e4"/>
          <w:tab w:val="left" w:pos="3060" pt14:Unid="30084710efa9447dbd79a2fb2c7d264e"/>
        </w:tabs>
        <w:rPr pt14:Unid="64c2e0e1eecc493c9ad1dee2358d9692">
          <w:szCs w:val="24" pt14:Unid="9c56f78d2792442ea395b2c4cdc475b1"/>
        </w:rPr>
      </w:pPr>
      <w:r>
        <w:rPr pt14:Unid="99125e58517d4f319e0d2796dfed762b">
          <w:szCs w:val="24" pt14:Unid="0a37a4532fbc44c1873b7715255f0866"/>
        </w:rPr>
        <w:tab pt14:Unid="b7a468bd1d43498783bb534247f029e7"/>
      </w:r>
      <w:r>
        <w:rPr pt14:Unid="c0af38fd0df7411d867536615577fc4a">
          <w:szCs w:val="24" pt14:Unid="48a82efa61d6440dab992dca9526ad95"/>
        </w:rPr>
        <w:tab pt14:Unid="42e7362fbba34a8cb6e0163a55b4fb97"/>
      </w:r>
      <w:r>
        <w:rPr pt14:Unid="ffc7361a418a477eb146375d6ada9e99">
          <w:szCs w:val="24" pt14:Unid="8b22572637394d14a7da5ef3c9f76264"/>
        </w:rPr>
        <w:t>c/o Republic Services, Inc.</w:t>
      </w:r>
    </w:p>
    <w:p pt14:Unid="34e02e759ab64670bd781656d4f29470">
      <w:pPr pt14:Unid="22609ed1c1d8434bb7769a6c395fa107">
        <w:tabs pt14:Unid="c31280bfaf2c4a3f9e18b0839839e9ec">
          <w:tab w:val="left" w:pos="3060" pt14:Unid="f6655920e277449db2f7a0d252ca0a7a"/>
        </w:tabs>
        <w:rPr pt14:Unid="d165880bfab94b579a9183f4f86b1b0e">
          <w:szCs w:val="24" pt14:Unid="59036db8d9a34caf9f48b47719d54fa6"/>
        </w:rPr>
      </w:pPr>
      <w:r>
        <w:rPr pt14:Unid="690139aa4978440884e572f17cb789fe">
          <w:szCs w:val="24" pt14:Unid="c326fd3e2cc647ebbeb27acf00fa6705"/>
        </w:rPr>
        <w:tab pt14:Unid="8765a741bce247f7afb5a43c887df025"/>
      </w:r>
      <w:r>
        <w:rPr pt14:Unid="1c21fa8c90e242e9b4b770c92de8b3ed">
          <w:szCs w:val="24" pt14:Unid="0d0d54ec05464b15948d50b0c1a022d3"/>
        </w:rPr>
        <w:t>5353 E. City North Drive</w:t>
      </w:r>
    </w:p>
    <w:p pt14:Unid="15d805de3e85468a8a1c704a0e000e75">
      <w:pPr pt14:Unid="ead0c1bd98d8403e89180333d5c03ada">
        <w:tabs pt14:Unid="2caa6732a0934212b5bb0e9c95fd9b2a">
          <w:tab w:val="left" w:pos="3060" pt14:Unid="74243531b9214a0c87bb118a1e7c0330"/>
        </w:tabs>
        <w:rPr pt14:Unid="00f35aeacf664eae9d3b102a1aa67226">
          <w:szCs w:val="24" pt14:Unid="3cb302aed87840a081406f4404d13616"/>
        </w:rPr>
      </w:pPr>
      <w:r>
        <w:rPr pt14:Unid="9bed11cdef254e258cc87cbab917bf0b">
          <w:szCs w:val="24" pt14:Unid="a6c6e53013284d59ac9f240697a81e46"/>
        </w:rPr>
        <w:tab pt14:Unid="bc4d561be5244627870178c0e90bb73e"/>
      </w:r>
      <w:r>
        <w:rPr pt14:Unid="7addbf535bf145b5ba3257bdefdfefa7">
          <w:szCs w:val="24" pt14:Unid="153a7eb9a373484d8245160a4c1222dd"/>
        </w:rPr>
        <w:t>Phoenix, AZ  85054</w:t>
      </w:r>
    </w:p>
    <w:p pt14:Unid="cfdb9810353c456c98db07d0287b0506">
      <w:pPr pt14:Unid="3a9d997ca66a44cc99568e9ec9d17ea0">
        <w:tabs pt14:Unid="73823379a4b64abd94463e3ee05dbe32">
          <w:tab w:val="left" w:pos="3060" pt14:Unid="5494d71b1feb4b47a99124fc8c05d5c6"/>
        </w:tabs>
        <w:rPr pt14:Unid="7ce87d6690574b43a08e3cfcc12a66e3">
          <w:szCs w:val="24" pt14:Unid="896643e53258405091d5567ae79d4e4f"/>
        </w:rPr>
      </w:pPr>
      <w:r>
        <w:rPr pt14:Unid="ce0bdb4f45fe4ff89450f9bb987099e9">
          <w:szCs w:val="24" pt14:Unid="39b36772819a4d16bad7b327b231b3ec"/>
        </w:rPr>
        <w:tab pt14:Unid="bc84971343e0477fb1a1f87d8c3eecbf"/>
      </w:r>
      <w:r>
        <w:rPr pt14:Unid="43cf189938ef4e398d3a3f81b6d038a0">
          <w:szCs w:val="24" pt14:Unid="88d3ef1d4983476e887dd720e067e2e7"/>
        </w:rPr>
        <w:t>Attn: Chief Legal Officer</w:t>
      </w:r>
    </w:p>
    <w:p pt14:Unid="47b0d95e99e94cc9940c94f3c3b01bde">
      <w:pPr pt14:Unid="8aa0950a29c84be1a0b25f71fca709b0">
        <w:tabs pt14:Unid="1f78388586934eb68ba9b32234502075">
          <w:tab w:val="left" w:pos="3060" pt14:Unid="32fd394dc7f74502975ae46537666e39"/>
        </w:tabs>
        <w:rPr pt14:Unid="fb4ed25c13f44a58914f7d5caee612a5">
          <w:szCs w:val="24" pt14:Unid="91bd173b6935423485f332bafe708a10"/>
        </w:rPr>
      </w:pPr>
    </w:p>
    <w:p pt14:Unid="131f1bdb7f494d84afcb9d923b9e1bd7">
      <w:pPr pt14:Unid="f630c71e07a3482daf086e8b0a3cd721">
        <w:tabs pt14:Unid="b8649666232e4eeba57fdb6bab6819a5">
          <w:tab w:val="left" w:pos="-1440" pt14:Unid="7b83d18950ae4143921efe988f9d202d"/>
          <w:tab w:val="left" w:pos="-720" pt14:Unid="f38316971c8f45139480395b8d84bc82"/>
          <w:tab w:val="left" w:pos="720" pt14:Unid="db2a6a138ac247d09caf3ee652878e9c"/>
          <w:tab w:val="left" w:pos="1584" pt14:Unid="2429304946bd4789ad7e37c5951afff0"/>
          <w:tab w:val="left" w:pos="2304" pt14:Unid="56def14a0f184629ad501bcd716e431d"/>
          <w:tab w:val="left" w:pos="2880" pt14:Unid="316d41c7be4643f48d244501f672680f"/>
          <w:tab w:val="left" w:pos="3060" pt14:Unid="2782b23829c94781814700819dfb4ac3"/>
          <w:tab w:val="left" w:pos="4464" pt14:Unid="a9e034879cd849b4b7be2e400f8abb06"/>
          <w:tab w:val="left" w:pos="6480" pt14:Unid="1c740c92aa644ad080dd34668f4edaa2"/>
          <w:tab w:val="left" w:pos="7200" pt14:Unid="5126dca87487434f856f29897a530c7f"/>
          <w:tab w:val="left" w:pos="7920" pt14:Unid="d323247a0cd14d90a730010148f672f8"/>
        </w:tabs>
        <w:jc w:val="both" pt14:Unid="0824fbcddd0c4530aa262fa79ca06732"/>
        <w:rPr pt14:Unid="6f42a170fd554ee5ba185b7dbca13e0d">
          <w:szCs w:val="24" pt14:Unid="73a43b22a9894affa51c9bedb0ab693c"/>
        </w:rPr>
      </w:pPr>
      <w:r>
        <w:rPr pt14:Unid="9078334afd284637aba9580c95457328">
          <w:szCs w:val="24" pt14:Unid="5d6377ec82004c0fac9f82fa909e4a20"/>
        </w:rPr>
        <w:tab pt14:Unid="ff9ea408e5e5431c952188fddf14ad8a"/>
      </w:r>
      <w:r>
        <w:rPr pt14:Unid="4863038489e543ff9a175109bbcdb181">
          <w:szCs w:val="24" pt14:Unid="ac0aab41714c4109aedac4f54e7b80fd"/>
        </w:rPr>
        <w:t>And:</w:t>
      </w:r>
      <w:r>
        <w:rPr pt14:Unid="97f52424ddf9403bb7557cb4fca40272">
          <w:szCs w:val="24" pt14:Unid="a5469799be1647e8b589425b97e4fd1d"/>
        </w:rPr>
        <w:tab pt14:Unid="e70563e62b764e31b7525997d5135035"/>
      </w:r>
      <w:r>
        <w:rPr pt14:Unid="45af2346dd12419387b51b37026f746e">
          <w:szCs w:val="24" pt14:Unid="f09d580e739e43f7a125e73b96f11894"/>
        </w:rPr>
        <w:tab pt14:Unid="c26151652384408d847fa225d222c8a4"/>
      </w:r>
      <w:r>
        <w:rPr pt14:Unid="86f8b57c93154152b85eb2531e9d639e">
          <w:szCs w:val="24" pt14:Unid="06f747e9df6e4542af2830faef17c141"/>
        </w:rPr>
        <w:tab pt14:Unid="86c89b5036144b84a48986b5069b1d1d"/>
      </w:r>
      <w:r>
        <w:rPr pt14:Unid="be10bd97cd014a8585cd5abb22230fbe">
          <w:szCs w:val="24" pt14:Unid="ce9ae99056434710ad3172ae28c69c55"/>
        </w:rPr>
        <w:tab pt14:Unid="74effac395344b99a4ab7d372960d5d7"/>
      </w:r>
      <w:r>
        <w:rPr pt14:Unid="411040a1dde34fc8b06ace53d23710d7">
          <w:szCs w:val="24" pt14:Unid="0249993b2dd04f1ba7d0a501425191db"/>
        </w:rPr>
        <w:t>Spotts Fain PC</w:t>
      </w:r>
    </w:p>
    <w:p pt14:Unid="033a098e94cf4db5b1193261580da0f4">
      <w:pPr pt14:Unid="8854ab03e0294910bb1eed4f23391468">
        <w:tabs pt14:Unid="ddbe1c38c0384aaab67febbfbc8820cc">
          <w:tab w:val="left" w:pos="-1440" pt14:Unid="d0542b85ac0d49799e1f69382edd17d8"/>
          <w:tab w:val="left" w:pos="-720" pt14:Unid="b24a0ad1585743d0986de7e94022e69b"/>
          <w:tab w:val="left" w:pos="720" pt14:Unid="b9e505142a054da3a686a34f0e128cb3"/>
          <w:tab w:val="left" w:pos="1584" pt14:Unid="727c6e2eb64f4a8ca13f174cf240ad4c"/>
          <w:tab w:val="left" w:pos="2304" pt14:Unid="5321e17a323c4d7eb07d21a01fe8dc20"/>
          <w:tab w:val="left" w:pos="2880" pt14:Unid="7b9ecfa5c5914f0cb608edc0610d0c80"/>
          <w:tab w:val="left" w:pos="3060" pt14:Unid="710de986b9e245759fe9fb51b07f8ae8"/>
          <w:tab w:val="left" w:pos="4464" pt14:Unid="e86652a41f6e48ddbe72dd15b6283371"/>
          <w:tab w:val="left" w:pos="6480" pt14:Unid="e5cd1456931342c1afaf5ad0053f0b59"/>
          <w:tab w:val="left" w:pos="7200" pt14:Unid="1830fcde141848db8e24b02e1d2ac90b"/>
          <w:tab w:val="left" w:pos="7920" pt14:Unid="95ac5e06d135463ea47adb12f03e3e08"/>
        </w:tabs>
        <w:jc w:val="both" pt14:Unid="0b1e2058e2cd422f9c96a0ce9145d99d"/>
        <w:rPr pt14:Unid="ecdbc69a228a43a897949c5fded5ee9a">
          <w:szCs w:val="24" pt14:Unid="fa28659d31e8489c990eeefac4777edd"/>
        </w:rPr>
      </w:pPr>
      <w:r>
        <w:rPr pt14:Unid="6086dc842344471db6d78488688021f3">
          <w:szCs w:val="24" pt14:Unid="89db667c659940fdbf5918153971088b"/>
        </w:rPr>
        <w:tab pt14:Unid="24f344546e764146bd0283148acfc604"/>
      </w:r>
      <w:r>
        <w:rPr pt14:Unid="e99b753f7ab44a91a6018597fb559264">
          <w:szCs w:val="24" pt14:Unid="7a57223a1d05492b9ee8900e397aa540"/>
        </w:rPr>
        <w:tab pt14:Unid="f36c1c787f754f71821f034a23d0f271"/>
      </w:r>
      <w:r>
        <w:rPr pt14:Unid="9a3115f7ad464578b8ad8d3b3a647e91">
          <w:szCs w:val="24" pt14:Unid="df44598c02364a20ad795a1b3496ffd0"/>
        </w:rPr>
        <w:tab pt14:Unid="3ba755478e26407eb37d4f9366ad6214"/>
      </w:r>
      <w:r>
        <w:rPr pt14:Unid="d5cb4a298eed489e9ad2c6383ec6ed6f">
          <w:szCs w:val="24" pt14:Unid="610f6f0413d9483484648a6adb398e62"/>
        </w:rPr>
        <w:tab pt14:Unid="f5651b9ba5584e02a016f4d12557c1ab"/>
      </w:r>
      <w:r>
        <w:rPr pt14:Unid="7df8d728c7c9484587b5ef488462854e">
          <w:szCs w:val="24" pt14:Unid="e0734d2881e5473fbd0af1c1c6d42c17"/>
        </w:rPr>
        <w:tab pt14:Unid="bc853fbc2fe64a9ea70d534ea2293fb9"/>
      </w:r>
      <w:r>
        <w:rPr pt14:Unid="1d625fd75a4148d7aacf5d93425e3b25">
          <w:szCs w:val="24" pt14:Unid="a8eb49469443460eb72ede98770eb891"/>
        </w:rPr>
        <w:t>411 East Franklin Street, 6</w:t>
      </w:r>
      <w:r>
        <w:rPr pt14:Unid="a41373717ef44a94a0d80ea04c091231">
          <w:szCs w:val="24" pt14:Unid="0d7c4aa69a9541a6b2afc9d55bc0ef9e"/>
          <w:vertAlign w:val="superscript" pt14:Unid="d6ea858db9df4177bb756e41c4c53981"/>
        </w:rPr>
        <w:t>th</w:t>
      </w:r>
      <w:r>
        <w:rPr pt14:Unid="d893af0e72724f9f88cc85b624ca96cc">
          <w:szCs w:val="24" pt14:Unid="e8c43d35c2f54e829133ca651bc50129"/>
        </w:rPr>
        <w:t xml:space="preserve"> Floor</w:t>
      </w:r>
    </w:p>
    <w:p pt14:Unid="73ed243664554af69785d019aaba3049">
      <w:pPr pt14:Unid="dffc0cd781de4822bf412a2a8538b413">
        <w:tabs pt14:Unid="205a19f336ee47f7a6d3950803a56f6d">
          <w:tab w:val="left" w:pos="-1440" pt14:Unid="4ed06c415b49431397031a6f5a8fd238"/>
          <w:tab w:val="left" w:pos="-720" pt14:Unid="6a624c9bd9cc4bf8bde21e7c313c17f4"/>
          <w:tab w:val="left" w:pos="720" pt14:Unid="52f625896bad4e46aec8fb8e5f193a87"/>
          <w:tab w:val="left" w:pos="1584" pt14:Unid="6431d791f571446a8df376e80482e26f"/>
          <w:tab w:val="left" w:pos="2304" pt14:Unid="86a9230f261b41f4b28f3d0c4f738160"/>
          <w:tab w:val="left" w:pos="2880" pt14:Unid="74c5d3de440144f7a6fd1911421354ad"/>
          <w:tab w:val="left" w:pos="3060" pt14:Unid="bd9f6d1026134a58b90d5d41c3326363"/>
          <w:tab w:val="left" w:pos="4464" pt14:Unid="e9d4fcfda70743b98e7ec3d16bdead64"/>
          <w:tab w:val="left" w:pos="6480" pt14:Unid="6c8562f5d4bd4322a50758d63c6d6867"/>
          <w:tab w:val="left" w:pos="7200" pt14:Unid="1b0200e180734f42aad0587e5c8ab8ba"/>
          <w:tab w:val="left" w:pos="7920" pt14:Unid="d9bcace4732046a69b802ea535c80a62"/>
        </w:tabs>
        <w:jc w:val="both" pt14:Unid="d775334c50834299a397330ccecf47eb"/>
        <w:rPr pt14:Unid="a5d5d402dacf440b9602f14df700bc39">
          <w:szCs w:val="24" pt14:Unid="2994753d56ad449c9b96dae06f59dc1d"/>
        </w:rPr>
      </w:pPr>
      <w:r>
        <w:rPr pt14:Unid="d4302aef74494cbda7c434f816c845f6">
          <w:szCs w:val="24" pt14:Unid="9f0c7add86da4646b96c3d415f500bde"/>
        </w:rPr>
        <w:tab pt14:Unid="65a2f3192e6644478f886f69c729a753"/>
      </w:r>
      <w:r>
        <w:rPr pt14:Unid="4fe51591a1ce47b9871fe12a48ce8002">
          <w:szCs w:val="24" pt14:Unid="8a2879f69bc14a07b0de65c76a78b928"/>
        </w:rPr>
        <w:tab pt14:Unid="a7dedd9acd714b8387c60cf453c8067f"/>
      </w:r>
      <w:r>
        <w:rPr pt14:Unid="4b01a976e3114e89a733f605dc0545f3">
          <w:szCs w:val="24" pt14:Unid="e08ab4577b0d42aa90fa25e142786a73"/>
        </w:rPr>
        <w:tab pt14:Unid="83c8c39d927c4e29ad9bfec7d5ac763f"/>
      </w:r>
      <w:r>
        <w:rPr pt14:Unid="6d51e439ceb1403894f9757d13e18468">
          <w:szCs w:val="24" pt14:Unid="6bda465e1b8046afa86dace24bb9b9a3"/>
        </w:rPr>
        <w:tab pt14:Unid="37e383ef1e98469eac0605de474d6637"/>
      </w:r>
      <w:r>
        <w:rPr pt14:Unid="15e0904a29a44362822b67e5e46d5c65">
          <w:szCs w:val="24" pt14:Unid="bc2dc0469dcb451ebf9f511d8d3b7324"/>
        </w:rPr>
        <w:tab pt14:Unid="9e0af93c14fb4ff983b39fbef824e839"/>
      </w:r>
      <w:r>
        <w:rPr pt14:Unid="00c8e5636cb3409b99cb3520776dcf5c">
          <w:szCs w:val="24" pt14:Unid="f4342e9047564530a5ee4885cfeb7260"/>
        </w:rPr>
        <w:t>Richmond, VA  23219</w:t>
      </w:r>
    </w:p>
    <w:p pt14:Unid="e2da12fc6f924707954588a9f3b5c9f9">
      <w:pPr pt14:Unid="8b029627fd6a4ad9b14d17a48246e1d4">
        <w:tabs pt14:Unid="60210bff09ba48a3ae435a856222e0e1">
          <w:tab w:val="left" w:pos="-1440" pt14:Unid="fa234970286041b584f477f4237908bf"/>
          <w:tab w:val="left" w:pos="-720" pt14:Unid="6eda180fca984da6a9d3374172a016ef"/>
          <w:tab w:val="left" w:pos="720" pt14:Unid="a9f9c06e2d754642bb4c77ead417f835"/>
          <w:tab w:val="left" w:pos="1584" pt14:Unid="6aff58f7b5a54cc4b96de305f235bee5"/>
          <w:tab w:val="left" w:pos="2304" pt14:Unid="0899162a01184bba83209d2b38bb8de7"/>
          <w:tab w:val="left" w:pos="2880" pt14:Unid="1c5f3a86c2cc47e793a97d920af7b0c2"/>
          <w:tab w:val="left" w:pos="3060" pt14:Unid="b2d88dc9bd834884aadf841ad1ffb789"/>
          <w:tab w:val="left" w:pos="4464" pt14:Unid="85d75c19a2c541cf88169e5467e262a9"/>
          <w:tab w:val="left" w:pos="6480" pt14:Unid="ffb49edf01054271ad0bd5c1f7ef6cb3"/>
          <w:tab w:val="left" w:pos="7200" pt14:Unid="452d14cbe58444bbb5307e564611bba6"/>
          <w:tab w:val="left" w:pos="7920" pt14:Unid="1b303ea42a69480dac2a405be85cd68c"/>
        </w:tabs>
        <w:jc w:val="both" pt14:Unid="8681bb333bbe43a392a1f6ed083bdbbc"/>
        <w:rPr pt14:Unid="e58642765ba64842a038ea72ea26cfdb">
          <w:szCs w:val="24" pt14:Unid="624aadb56070460da88d28372c039b58"/>
        </w:rPr>
      </w:pPr>
      <w:r>
        <w:rPr pt14:Unid="23a0c817167b499b8ceb271310fb45e0">
          <w:szCs w:val="24" pt14:Unid="6a0a2484e09044618cc12ad7be80f045"/>
        </w:rPr>
        <w:tab pt14:Unid="4e10cb04a18844d885126b2a7987e907"/>
      </w:r>
      <w:r>
        <w:rPr pt14:Unid="5425d9004fc847449f7ceb639646dfc6">
          <w:szCs w:val="24" pt14:Unid="e2e2c9b33a984957ae8c2934964ff2df"/>
        </w:rPr>
        <w:tab pt14:Unid="6e4b8bf2f5e54712bdeb6e6505c04bde"/>
      </w:r>
      <w:r>
        <w:rPr pt14:Unid="cfedb44fc3e34f82bcf86a1f01820f2f">
          <w:szCs w:val="24" pt14:Unid="46250e71bba142978dda182646c7c292"/>
        </w:rPr>
        <w:tab pt14:Unid="e60d7d9081684372bc9155bfb85b8992"/>
      </w:r>
      <w:r>
        <w:rPr pt14:Unid="a13d808f0692486b90308be5a8554ff5">
          <w:szCs w:val="24" pt14:Unid="c7fc74a2e89042a3b03384b83a6f1f4b"/>
        </w:rPr>
        <w:tab pt14:Unid="2c02c972596340d3a81d8130fb25b323"/>
      </w:r>
      <w:r>
        <w:rPr pt14:Unid="063593dc4914496597845ef98ea26ad5">
          <w:szCs w:val="24" pt14:Unid="226b629debff45fa8b9f07c9d47066ee"/>
        </w:rPr>
        <w:tab pt14:Unid="ebeffaf03fe64323a461e6c27ddc5c5d"/>
      </w:r>
      <w:r>
        <w:rPr pt14:Unid="3e11d10e47ff4bab8cbd5486baf61f49">
          <w:szCs w:val="24" pt14:Unid="5917d28e0e36493e81b0209e13151171"/>
        </w:rPr>
        <w:t>Attn:  David A. Reed</w:t>
      </w:r>
    </w:p>
    <w:p pt14:Unid="934a12d576184d62b8d1084b7bc372ac">
      <w:pPr pt14:Unid="9882b975c6c04c05b21afb55946ac52a">
        <w:jc w:val="both" pt14:Unid="bbc400675124424bbe86e1e1b4571e76"/>
      </w:pPr>
    </w:p>
    <w:p pt14:Unid="63b60ae35ab5471e8c658b1d2f95f9cf">
      <w:pPr pt14:Unid="65248d761c0d402f895fb79a5d361cbd">
        <w:jc w:val="both" pt14:Unid="ad441bedb321493c9f833394ffe71d21"/>
      </w:pPr>
      <w:r>
        <w:tab pt14:Unid="917a7ffb17144da5a95ab679a877e88d"/>
      </w:r>
      <w:r>
        <w:rPr pt14:Unid="4432e22677114a27a1127737fbe31ae4">
          <w:b pt14:Unid="094479f1ba1549baa68d7e4b76a31b7c"/>
        </w:rPr>
        <w:t xml:space="preserve">12.3  </w:t>
      </w:r>
      <w:r>
        <w:rPr pt14:Unid="37a2793a377a4a1ea822790bd81f36ef">
          <w:b pt14:Unid="4d27065c36404086b33a2fd14c44659c"/>
          <w:u w:val="single" pt14:Unid="9902d0971aff4ca5bcd18dccc6bb9f13"/>
        </w:rPr>
        <w:t>Brokers</w:t>
      </w:r>
      <w:r>
        <w:t>.  Landlord and Tenant each represent and warrant to the other that there are no real estate brokers, salesman or finders involved in this transaction other than Matthews Real Estate Investment Services, Inc. (“</w:t>
      </w:r>
      <w:r>
        <w:rPr pt14:Unid="e26fa98d805344ee9b2d0454fc133d23">
          <w:b pt14:Unid="7502fc7f3fb9465da1d44b13e6010e4d"/>
          <w:bCs pt14:Unid="d2f100fa21ba4667a9639c7c771e6112"/>
        </w:rPr>
        <w:t>Landlord’s Broker</w:t>
      </w:r>
      <w:r>
        <w:t>”) and CBRE, Inc. (“</w:t>
      </w:r>
      <w:r>
        <w:rPr pt14:Unid="16e27436b9db4ecea5f7d4634c7f2edc">
          <w:b pt14:Unid="5fbea9ea67924cccaf70f6c9ce52be12"/>
          <w:bCs pt14:Unid="30653a0ab91148e5b6cc4f672ca6f4f4"/>
        </w:rPr>
        <w:t>Tenant’s Broker</w:t>
      </w:r>
      <w:r>
        <w:t>”) (Landlord’s Broker and Tenant’s Broker are collectively referred to herein as the “</w:t>
      </w:r>
      <w:r>
        <w:rPr pt14:Unid="a1e61cf312b14b0d8fcde2164666cea7">
          <w:b pt14:Unid="062161afbcda4fe890eaad3cc74b0ac1"/>
          <w:iCs pt14:Unid="fd95e3bf48294a2d832c003c65a97392"/>
        </w:rPr>
        <w:t>Authorized Brokers</w:t>
      </w:r>
      <w:r>
        <w:t>”).  Landlord hereby agrees that it shall pay a brokerage commission (the “</w:t>
      </w:r>
      <w:r>
        <w:rPr pt14:Unid="511e7ff78aa647c89464df80888ca01a">
          <w:b pt14:Unid="493821fd94c64aae9172737fd08be56d"/>
          <w:iCs pt14:Unid="cb3f1a2b837943ffa8c2cf81756a3c68"/>
        </w:rPr>
        <w:t>Commission</w:t>
      </w:r>
      <w:r>
        <w:t>”) to the Authorized Brokers pursuant to a separate agreement between Landlord and the Authorized Brokers.  If a claim for brokerage fees or commissions in connection with this transaction is made by any broker, salesman or finder claiming to have dealt by, through or on behalf of one of the parties hereto (“</w:t>
      </w:r>
      <w:r>
        <w:rPr pt14:Unid="29a84b2542ab4f4c80f11309ba7528c3">
          <w:b pt14:Unid="84376905fd8b40a3b1fabf89d62b72db"/>
          <w:iCs pt14:Unid="9e71933e463147ba8b8505c3b9205de8"/>
        </w:rPr>
        <w:t>Indemnitor</w:t>
      </w:r>
      <w:r>
        <w:t>”), Indemnitor shall indemnify, defend and hold harmless the other party hereunder (“</w:t>
      </w:r>
      <w:r>
        <w:rPr pt14:Unid="ba2931ffd2024a9f8f1609769eb4a3b2">
          <w:b pt14:Unid="eaa3b8be149d415aa1a8cf44d4dd3672"/>
          <w:iCs pt14:Unid="2a0916be703044fabb97866b45a53e5c"/>
        </w:rPr>
        <w:t>Indemnitee</w:t>
      </w:r>
      <w:r>
        <w:t>”), and Indemnitee’s officers, directors, agents and representatives, from and against any and all liabilities, damages, claims, costs, fees, and expenses whatsoever, including reasonable attorneys’ fees and court costs through all trial and all appellate levels, with respect to said claim for brokerage.  The parties acknowledge and agree that any brokerage charge or Commission for the Authorized Brokers shall be the exclusive responsibility of Landlord.</w:t>
      </w:r>
    </w:p>
    <w:p pt14:Unid="4c0131283fae4ca58b5d11e29931975f">
      <w:pPr/>
    </w:p>
    <w:p pt14:Unid="6165a47f9621410eb7acc18d01112556">
      <w:pPr pt14:Unid="86d724bd3902451286361bce4a0a118f">
        <w:jc w:val="both" pt14:Unid="6b34a2c3cd1a448984144a2d59fdff4e"/>
        <w:rPr pt14:Unid="da4b05f3426b4290b945ff485240b2ca">
          <w:caps pt14:Unid="31cc19a18a8d4cac894c9cfc20c20c9e"/>
        </w:rPr>
      </w:pPr>
      <w:r>
        <w:tab pt14:Unid="ad5c28c03da546d29089ecb215dae5d0"/>
      </w:r>
      <w:r>
        <w:rPr pt14:Unid="8fa1b1e18bc94b99a171a9ecbaa3dbf7">
          <w:b pt14:Unid="709fa482742a439c80b69537be1bd52e"/>
        </w:rPr>
        <w:t xml:space="preserve">12.4  </w:t>
      </w:r>
      <w:r>
        <w:rPr pt14:Unid="af3a1dc231d649d0bdc78275b9b015bd">
          <w:b pt14:Unid="2393241a4edd4d7d91a66374f270fcca"/>
          <w:u w:val="single" pt14:Unid="05c656a145b34eb58802e29eab959b5d"/>
        </w:rPr>
        <w:t>Waiver of Jury Trial</w:t>
      </w:r>
      <w:r>
        <w:t xml:space="preserve">.  </w:t>
      </w:r>
      <w:r>
        <w:rPr pt14:Unid="0bddfef4fff94dd3b27f04481b706e69">
          <w:caps pt14:Unid="205cb9a9b6834ae0b3d96fdbc2d85811"/>
        </w:rPr>
        <w:t>Landlord and Tenant waive trial by jury in any action or proceeding brought by either of the parties hereto against the other or on any counterclaim in respect thereof on any matters whatsoever arising out of or in any way connected with the Lease, the relationship of Landlord and Tenant, Tenant's use or occupancy of the Premises and/or any claim of injury or damage under this Lease.</w:t>
      </w:r>
    </w:p>
    <w:p pt14:Unid="403063ea12e841f28f3e308d004e9532">
      <w:pPr/>
    </w:p>
    <w:p pt14:Unid="9cd767d816b64e788423be2d616da306">
      <w:pPr pt14:Unid="fd6224a787e34a219ec60656b5d63bd9">
        <w:jc w:val="both" pt14:Unid="4e491c41b10043b0a4d1e875878eec66"/>
      </w:pPr>
      <w:r>
        <w:tab pt14:Unid="9b924dcb415149d9affd5cb7483ec612"/>
      </w:r>
      <w:r>
        <w:rPr pt14:Unid="97570bd30b81466498ae6b085e0fbacd">
          <w:b pt14:Unid="e591f8d977704653b4a7d70c3f6f2af1"/>
        </w:rPr>
        <w:t xml:space="preserve">12.5  </w:t>
      </w:r>
      <w:r>
        <w:rPr pt14:Unid="4914a5dead824bb8b8d7baa834e2f2f2">
          <w:b pt14:Unid="9e845ebdd3614be78b671a845eb83cdb"/>
          <w:u w:val="single" pt14:Unid="02259dc5800c4d3d902f92d804cbf80d"/>
        </w:rPr>
        <w:t>No Partnership</w:t>
      </w:r>
      <w:r>
        <w:t>.  Landlord shall not be construed or held to be a partner or associate of Tenant in the conduct of Tenant's business, it being expressly understood and agreed that the relationship between the parties hereto is and shall at all times remain during the Term that of Landlord and Tenant.</w:t>
      </w:r>
    </w:p>
    <w:p pt14:Unid="82645d25aaf44ee6a7efb58b9dae90a5">
      <w:pPr/>
    </w:p>
    <w:p pt14:Unid="d9739c7be4244ae0a1820c8aece5db07">
      <w:pPr pt14:Unid="b8833d8c0f08430f8d88a07baf7a3c54">
        <w:jc w:val="both" pt14:Unid="9b9f3d076cd24e0bbe209e0f63e96baa"/>
      </w:pPr>
      <w:r>
        <w:tab pt14:Unid="c6baedf4ce9848ee8410fb0bfb70bace"/>
      </w:r>
      <w:r>
        <w:rPr pt14:Unid="bb117914e06f46c7b5eca03f6f2005b9">
          <w:b pt14:Unid="026020b9f5bf405e94bbfb7630ee865a"/>
        </w:rPr>
        <w:t xml:space="preserve">12.6  </w:t>
      </w:r>
      <w:r>
        <w:rPr pt14:Unid="7a367852071c46899fc9ab0ba935ca02">
          <w:b pt14:Unid="f8d9042deea842a48606892a60b6b565"/>
          <w:u w:val="single" pt14:Unid="ecd1d6d244de4dc0adbac1524d886b25"/>
        </w:rPr>
        <w:t>Non-Waiver</w:t>
      </w:r>
      <w:r>
        <w:t>.  No failure by Landlord or Tenant to insist upon the performance of any covenant, agreement, provision or condition of this Lease or to exercise any right or remedy, and no acceptance of full or partial rent during the continuance of any such default, shall constitute a waiver of any such default or of such covenant, agreement, provision, or condition.  No waiver of any default shall affect or alter this Lease, but each and every covenant, agreement, provision and condition of this Lease shall continue in full force and effect with respect to any other then existing or subsequent default hereunder.</w:t>
      </w:r>
    </w:p>
    <w:p pt14:Unid="fa72b33ddfdf4923a408c5783ef6c0d7">
      <w:pPr/>
    </w:p>
    <w:p pt14:Unid="81068ecbadff4f6c84033dcbc9b2c3c4">
      <w:pPr pt14:Unid="ed1b1791f2394f6cad8315de8164aa7f">
        <w:jc w:val="both" pt14:Unid="23e98737af8c4271b9279a2e5ac56a53"/>
      </w:pPr>
      <w:r>
        <w:tab pt14:Unid="bf8e52e57acf4aa3a0e7a5e05beb1a4a"/>
      </w:r>
      <w:r>
        <w:rPr pt14:Unid="9774551972a749c1a76998ebe41e03a3">
          <w:b pt14:Unid="c490ed1e1bc644a4aeed230f8d2ab1df"/>
        </w:rPr>
        <w:t xml:space="preserve">12.7  </w:t>
      </w:r>
      <w:r>
        <w:rPr pt14:Unid="6a69f54b17154c28a160cc6126361308">
          <w:b pt14:Unid="986e1ecc8fb142fab40cd8df69fea185"/>
          <w:u w:val="single" pt14:Unid="610678a3ce1c4790af1a2cd6c62a2469"/>
        </w:rPr>
        <w:t>Gender and Number</w:t>
      </w:r>
      <w:r>
        <w:t>.  Words of any gender used in this Lease shall be held to include another gender and words in the singular number shall be held to include the plural and words in the plural shall be held to include the singular, when the tense requires.</w:t>
      </w:r>
    </w:p>
    <w:p pt14:Unid="8e00f0fefddd4cc3ac9173c510ab1d6d">
      <w:pPr/>
    </w:p>
    <w:p pt14:Unid="20a9434b33934ff995edf17b8798e8c4">
      <w:pPr pt14:Unid="b02bb2a8ebf9466c9ec5453988c5680e">
        <w:jc w:val="both" pt14:Unid="1302c24692234d6d82fc23aca53b0baf"/>
      </w:pPr>
      <w:r>
        <w:tab pt14:Unid="7b584ef5a927429586a82cf7a644c50b"/>
      </w:r>
      <w:r>
        <w:rPr pt14:Unid="d93b921abb7447009c00ff52bf159148">
          <w:b pt14:Unid="73fb5dfa20604f209f0e9d1991c3c0db"/>
        </w:rPr>
        <w:t xml:space="preserve">12.8  </w:t>
      </w:r>
      <w:r>
        <w:rPr pt14:Unid="0df3ab7387e14b1b9697e86e64cce0bd">
          <w:b pt14:Unid="dace8aa883be45988618f57321600301"/>
          <w:u w:val="single" pt14:Unid="494d7e8ef6e8434395673a4e1cb91a74"/>
        </w:rPr>
        <w:t>Captions</w:t>
      </w:r>
      <w:r>
        <w:t>.  The captions, titles and article, section or paragraph headings are inserted only for convenience and they are in no way to be construed as a part of this Lease or as a limitation on the scope of the particular provisions to which they refer.</w:t>
      </w:r>
    </w:p>
    <w:p pt14:Unid="7cba159c74a44c499f944415aac39f27">
      <w:pPr/>
    </w:p>
    <w:p pt14:Unid="41a1e6020dad467b8ec350e92518c6c2">
      <w:pPr pt14:Unid="6959249c688e41b4a9d059a776922359">
        <w:jc w:val="both" pt14:Unid="74a8919dfd7741d187204e965f46eef4"/>
      </w:pPr>
      <w:r>
        <w:tab pt14:Unid="41b9e4a25ad345f080f56e158c3ac2f8"/>
      </w:r>
      <w:r>
        <w:rPr pt14:Unid="23ae43a0d942465ba0a083b11e13827c">
          <w:b pt14:Unid="e1edd6e9ecff423cba26b51e2e062ae0"/>
        </w:rPr>
        <w:t xml:space="preserve">12.9  </w:t>
      </w:r>
      <w:r>
        <w:rPr pt14:Unid="54a6a0e21ee14384927eb0bea3b83cfe">
          <w:b pt14:Unid="925c01f1bde54e71adf96055b651b94c"/>
          <w:u w:val="single" pt14:Unid="e01a99732a094d8db98544accbbc3cbc"/>
        </w:rPr>
        <w:t>Governing Law</w:t>
      </w:r>
      <w:r>
        <w:t xml:space="preserve">.  This Lease is made pursuant to, and shall be governed by, and construed in accordance with, the laws of the State of Texas with jurisdiction in Montgomery County, Texas. </w:t>
      </w:r>
    </w:p>
    <w:p pt14:Unid="9e2f60a9141043fe9abd9a1fd4ffd459">
      <w:pPr/>
    </w:p>
    <w:p pt14:Unid="1e4667d3f51845b3814981a5d417ed0c">
      <w:pPr pt14:Unid="f84ecc614bf742cfadcfa04ea33e0e70">
        <w:jc w:val="both" pt14:Unid="813b1edc2e0d43d2834827e2f3dd7d52"/>
      </w:pPr>
      <w:r>
        <w:tab pt14:Unid="87b96fb756bd4fbcba8415917c0ce8cc"/>
      </w:r>
      <w:r>
        <w:rPr pt14:Unid="29a114f329a34f4fa8f10ea566890028">
          <w:b pt14:Unid="e19081c1bf4745b4940ab291ab70f3a4"/>
        </w:rPr>
        <w:t xml:space="preserve">12.10  </w:t>
      </w:r>
      <w:r>
        <w:rPr pt14:Unid="13c92fb9b0c14d50ac8de393544ee9e7">
          <w:b pt14:Unid="36c05638fed64c95a5d93ef94d12861b"/>
          <w:u w:val="single" pt14:Unid="fd717511836d442bab0c5b43db700763"/>
        </w:rPr>
        <w:t>Successors and Assigns</w:t>
      </w:r>
      <w:r>
        <w:t>.  The covenants, conditions and agreements in this Lease shall bind and inure to the benefit of Landlord and Tenant and, except as otherwise provided in this Lease, their respective heirs, devisees, executors, administrators, legal representatives, distributees, successors and assigns.</w:t>
      </w:r>
    </w:p>
    <w:p pt14:Unid="d36d3cc37bb547e5bbf5e35ac11d984b">
      <w:pPr/>
    </w:p>
    <w:p pt14:Unid="3a1069bfc4604057bc08e9e0824da8e1">
      <w:pPr pt14:Unid="608d3e0f4e3d4ba29544d383b03437c0">
        <w:jc w:val="both" pt14:Unid="bdd37369a22544a596e0e245ef0c8206"/>
      </w:pPr>
      <w:r>
        <w:tab pt14:Unid="4c4a22cc27b94bba9453b109ba49509a"/>
      </w:r>
      <w:r>
        <w:rPr pt14:Unid="a5034e14685f4b69a62c1e8128593df6">
          <w:b pt14:Unid="b89753e9c38547de8fad6aa8f94ee86a"/>
        </w:rPr>
        <w:t xml:space="preserve">12.11  </w:t>
      </w:r>
      <w:r>
        <w:rPr pt14:Unid="f1875b438edf4561a913508ee3084041">
          <w:b pt14:Unid="6eea64ecc6104104ac1f277b9c4484b2"/>
          <w:u w:val="single" pt14:Unid="b0b81d4e8d564e21a0d3d9525d910325"/>
        </w:rPr>
        <w:t>Amendment</w:t>
      </w:r>
      <w:r>
        <w:t xml:space="preserve">.  Any agreement hereafter made shall be ineffective to change, modify or discharge this Lease in whole or in part unless such agreement is in writing and signed by the party against whom enforcement of the change, modification or discharge is sought.  </w:t>
      </w:r>
    </w:p>
    <w:p pt14:Unid="57e111a89cf34a009c5075caf3b59d0e">
      <w:pPr/>
    </w:p>
    <w:p pt14:Unid="40c3daef13d6448b989e37dc52b68a82">
      <w:pPr pt14:Unid="31a773725ec641dfbc2c9245c16ae726">
        <w:jc w:val="both" pt14:Unid="431109fda8dd45dcb987b86cb9a376da"/>
      </w:pPr>
      <w:r>
        <w:tab pt14:Unid="8ff9e2e9fae14a74838f6f13a308ae6b"/>
      </w:r>
      <w:r>
        <w:rPr pt14:Unid="82fbf5a0ee4f409a93a07b33fd864c5e">
          <w:b pt14:Unid="3bd392e3b1244ded942398e384b3c631"/>
        </w:rPr>
        <w:t xml:space="preserve">12.12  </w:t>
      </w:r>
      <w:del w:author="David Reed" w:id="158" w:date="2025-12-19T15:59:49.4372471+00:00">
        <w:r>
          <w:rPr pt14:Unid="d7b46048a94c49778bf39491f4b3380d">
            <w:b pt14:Unid="0e9d36c2c4424d5081854e87c966763d"/>
          </w:rPr>
          <w:delText>Intentionally</w:delText>
        </w:r>
      </w:del>
      <w:del w:author="David Reed" w:id="159" w:date="2025-12-19T15:59:49.4372471+00:00">
        <w:r>
          <w:rPr pt14:Unid="d4fcf0973ba140df94cdb4790151c550">
            <w:b pt14:Unid="e353f8d9285f427f8f3bbd53b9092ee3"/>
          </w:rPr>
          <w:delText xml:space="preserve"> Deleted. </w:delText>
        </w:r>
      </w:del>
      <w:ins w:author="David Reed" w:id="160" w:date="2025-12-19T15:59:49.4372471+00:00">
        <w:r>
          <w:rPr pt14:Unid="b0f623dcd8f04527b945e59a3a0496df">
            <w:b pt14:Unid="9b9366fd72ef49aea11875af6dcc27d2"/>
            <w:u w:val="single" pt14:Unid="9d4876a1643a49d29fbbdd724d8f4a26"/>
          </w:rPr>
          <w:t>Short Form Lease</w:t>
        </w:r>
      </w:ins>
      <w:ins w:author="David Reed" w:id="161" w:date="2025-12-19T15:59:49.4372471+00:00">
        <w:r>
          <w:t xml:space="preserve">.  The parties agree to execute a short form Memorandum of Lease in the form of </w:t>
        </w:r>
      </w:ins>
      <w:ins w:author="David Reed" w:id="162" w:date="2025-12-19T15:59:49.4372471+00:00">
        <w:r>
          <w:rPr pt14:Unid="994ee51e7e4848dabd6d75d77f1dacaa">
            <w:u w:val="single" pt14:Unid="40b9df53f12b4b57bc92b1900bdb8dd5"/>
          </w:rPr>
          <w:t>Exhibit “C”</w:t>
        </w:r>
      </w:ins>
      <w:ins w:author="David Reed" w:id="163" w:date="2025-12-19T15:59:49.4372471+00:00">
        <w:r>
          <w:t xml:space="preserve"> attached hereto for recording containing the names of the parties, a description of the Premises, the Term of the Lease and such other provisions as the parties may deem appropriate.  Tenant shall have the right to record such Memorandum of Lease in the applicable real property records for the Premises.</w:t>
        </w:r>
      </w:ins>
    </w:p>
    <w:p pt14:Unid="9c4b347fc3804aec97540f599b837111">
      <w:pPr/>
    </w:p>
    <w:p pt14:Unid="64732ec486bc4f1bb7ffb095c792fb49">
      <w:pPr pt14:Unid="916d99774c394995b49de6984c85ac16">
        <w:jc w:val="both" pt14:Unid="6c0e61782c864d7dbc06380fdba19c10"/>
      </w:pPr>
      <w:r>
        <w:tab pt14:Unid="2e3eb897006e4d54ac63cc5cbdd36ec0"/>
      </w:r>
      <w:r>
        <w:rPr pt14:Unid="ff58dc13e6b246b69df42bcf0f9d637c">
          <w:b pt14:Unid="e0d6c69ef7404133a3879e3e6dc4e97f"/>
        </w:rPr>
        <w:t xml:space="preserve">12.13  </w:t>
      </w:r>
      <w:r>
        <w:rPr pt14:Unid="f2d729ecf01e4b1ab833ecaaac5b281a">
          <w:b pt14:Unid="bd64fccffa314390a7c198b7f31c17ad"/>
          <w:u w:val="single" pt14:Unid="92d513c5b1d84e07ae6e55ca3d60ae81"/>
        </w:rPr>
        <w:t>Lien</w:t>
      </w:r>
      <w:r>
        <w:t>.  Landlord hereby waives any statutory or common law rights it may have granting Landlord a lien or the right to foreclose on any property of Tenant, including without limitation, any of Tenant’s Property and/or the improvements installed in or on the Premises by Tenant.</w:t>
      </w:r>
    </w:p>
    <w:p pt14:Unid="cec017373df6419fa42230442578aea5">
      <w:pPr/>
    </w:p>
    <w:p pt14:Unid="e1c6c14a66ed483cb3d107e3f8b8bba0">
      <w:pPr pt14:Unid="4798703e3a9d4d289d650b2847a41bbc">
        <w:jc w:val="both" pt14:Unid="f067efe4db8045cdb08d89b0cc835702"/>
      </w:pPr>
      <w:r>
        <w:tab pt14:Unid="8790ed392acf49dca94a926aff7e2061"/>
      </w:r>
      <w:r>
        <w:rPr pt14:Unid="4e45474c44c24429bc06bc442c61d6b4">
          <w:b pt14:Unid="163781e68fe248e2b525447160c3e0dc"/>
        </w:rPr>
        <w:t xml:space="preserve">12.14  </w:t>
      </w:r>
      <w:r>
        <w:rPr pt14:Unid="7547d9258d4b4e6ab5c989693de92644">
          <w:b pt14:Unid="506a272f19e24bc8aebadcca8958eefa"/>
          <w:u w:val="single" pt14:Unid="baab3b4eb634401aaad6528258a28acf"/>
        </w:rPr>
        <w:t>Representations and Warranties</w:t>
      </w:r>
      <w:r>
        <w:t xml:space="preserve">.  Notwithstanding anything in this Lease to the contrary, Landlord represents and warrants to Tenant that no mortgages, deeds of trusts or liens presently encumber Landlord’s title to the Premises except as set forth on </w:t>
      </w:r>
      <w:r>
        <w:rPr pt14:Unid="525c88acfeb7419e8965ca1a490af043">
          <w:u w:val="single" pt14:Unid="c0b80c4640a04bd0950a0bb3349c65d2"/>
        </w:rPr>
        <w:t>Exhibit “D”</w:t>
      </w:r>
      <w:r>
        <w:t>, attached hereto and incorporated herein by this reference; that no encumbrances prohibit or impede the use of the Premises as contemplated herein or create any financial obligation on the part of Tenant except as expressly set forth in this Lease; that the execution, delivery and performance of this Lease has been duly authorized by Landlord; that the Lease constitutes the valid and binding obligation of Landlord, enforceable in accordance with its terms; that the making of this Lease and the performance thereof will not violate any present zoning laws or ordinances or the terms or provisions of any mortgage, lease or other agreement to which Landlord is a party or under which Landlord is otherwise bound, or which restricts Landlord in any way with respect to the use or disposition of the Premises; that the Premises are presently zoned so as to permit the operation of the Premises for Tenant’s Use; that Landlord has no knowledge of any pending zoning changes affecting the Premises; that the Premises are presently in compliance with any and all applicable laws, including without limitation any laws pertaining to Hazardous Materials (defined below) and Environmental Laws (defined below) and the Americans With Disabilities Act of 1990; that the Premises will be kept in compliance by Landlord, at its cost, with all applicable laws and regulations enacted from and after the date of this Lease except when compliance is required solely as a result of Tenant’s Use; that the Premises are free from defects, have been maintained in accordance with normal industry practice and are in good operating condition and repair and are suitable for the purposes for which they are presently used; and that the Premises presently include full and direct legal access to a paved public street or highway.</w:t>
      </w:r>
    </w:p>
    <w:p pt14:Unid="7c1c33d785ff495ea472d7fde2ffb2a3">
      <w:pPr/>
    </w:p>
    <w:p pt14:Unid="705668c30ee84845af5be239dcbd3ca6">
      <w:pPr pt14:Unid="f9b8cc3253984c1b9aa09cf95c775ec6">
        <w:jc w:val="both" pt14:Unid="54290de4235144709e850eff5b08a2f6"/>
      </w:pPr>
      <w:r>
        <w:tab pt14:Unid="57df3fe2a0fb4ed68bd6b54b0cb7742b"/>
      </w:r>
      <w:r>
        <w:rPr pt14:Unid="085f4396272147ccb3eb8a5848276e70">
          <w:b pt14:Unid="de8964b86e214279a3b6807ec82c3035"/>
        </w:rPr>
        <w:t xml:space="preserve">12.15  </w:t>
      </w:r>
      <w:r>
        <w:rPr pt14:Unid="63f8eac81a5e411b9fe61638749df56d">
          <w:b pt14:Unid="f52978c4ab2e4d41a17886c3fb9ef578"/>
          <w:u w:val="single" pt14:Unid="61febf6e4347415ebc803b2ac3fbff73"/>
        </w:rPr>
        <w:t>Subordination, Attornment and Estoppel</w:t>
      </w:r>
      <w:r>
        <w:t>.  This Lease shall be subordinate to any mortgage or deed of trust (now or hereafter placed upon the Premises), and to any and all advances made under any mortgage or deed of trust and to all renewals, modifications, consolidations, replacements and extensions thereof.  Tenant agrees to execute such documents as may be further required to evidence such subordination or to make this Lease prior to the lien of any mortgage or deed of trust, as the case may be, subject to the following sentence.  Notwithstanding the foregoing, Tenant shall only be obligated to subordinate its leasehold interest to any mortgage, deed of trust, or ground lease now or hereafter placed upon the Premises if the holder of such mortgage or deed of trust or the Landlord under such ground lease delivers to Tenant a subordination, non</w:t>
      </w:r>
      <w:r>
        <w:noBreakHyphen pt14:Unid="f9d8bc86e6774c9f803eafef55348b39"/>
      </w:r>
      <w:r>
        <w:t>disturbance and attornment agreement in a form reasonably acceptable to Tenant (the "</w:t>
      </w:r>
      <w:r>
        <w:rPr pt14:Unid="2f5ba210884b403e9141254a23f14c82">
          <w:b pt14:Unid="2eff6d410e334afdb1fc33abe34d6e13"/>
        </w:rPr>
        <w:t>Subordination, Non-Disturbance and Attornment Agreement</w:t>
      </w:r>
      <w:r>
        <w:t xml:space="preserve">").  Upon the mutual execution of this Lease, Landlord shall deliver to Tenant a Subordination, Non-Disturbance and Attornment Agreement executed by Landlord and any present lender having a deed of trust or mortgage on the Premises. </w:t>
      </w:r>
      <w:del w:author="David Reed" w:id="164" w:date="2025-12-19T15:59:49.4372471+00:00">
        <w:r>
          <w:delText xml:space="preserve">Tenant shall be required to sign and return the Subordination, Non-Disturbance and Attornment Agreement within ten (10) business days of receipt. Additionally, Tenant shall also be required to sign an Estoppel Certificate presented to Tenant by Landlord within ten (10) business days of receipt. </w:delText>
        </w:r>
      </w:del>
      <w:ins w:author="David Reed" w:id="165" w:date="2025-12-19T15:59:49.4372471+00:00">
        <w:r>
          <w:t xml:space="preserve">Within 20 days after the written request by either party, the other party shall deliver an estoppel certificate in a customary and reasonable form. </w:t>
        </w:r>
      </w:ins>
    </w:p>
    <w:p pt14:Unid="0e713e58c35a4ace8677d5913da33700">
      <w:pPr/>
    </w:p>
    <w:p pt14:Unid="d864e856fe0f418b8400d59637613e54">
      <w:pPr pt14:Unid="0f645ace3c8e4089b3ba7b4a1fc1f29e">
        <w:widowControl pt14:Unid="7dd413618b5d410c83dddd51e6f260ed"/>
        <w:tabs pt14:Unid="53f463f8ea1645c99ab19ba54df3c01a">
          <w:tab w:val="left" w:pos="-1440" pt14:Unid="f8f519bc59354d79857f6d5474d26dc3"/>
          <w:tab w:val="left" w:pos="-720" pt14:Unid="977fccff33af4b4290e5dba074a49ab3"/>
          <w:tab w:val="left" w:pos="720" pt14:Unid="b79ea95f63e44965a46219c0441849b8"/>
          <w:tab w:val="left" w:pos="1584" pt14:Unid="d01ec854c56f4352879475e6bd74b567"/>
          <w:tab w:val="left" w:pos="2304" pt14:Unid="df438818b434433b979f27ffbc464362"/>
          <w:tab w:val="left" w:pos="3024" pt14:Unid="c689c624aed74354bca3e32ddc421f82"/>
          <w:tab w:val="left" w:pos="4464" pt14:Unid="69017145fc5d4ee692d25438fd4ba614"/>
          <w:tab w:val="left" w:pos="6480" pt14:Unid="e3887e35cc3b49958ec4a7d092544466"/>
          <w:tab w:val="left" w:pos="7200" pt14:Unid="cd0ffbf20a054263936e56ea74c268b3"/>
          <w:tab w:val="left" w:pos="7920" pt14:Unid="a95daa3947414b948756082b4d96a66a"/>
        </w:tabs>
        <w:ind w:firstLine="720" pt14:Unid="976cd06b9e614c888967e95630fee319"/>
        <w:jc w:val="both" pt14:Unid="ebb7ff00e6a04893b7ccb1ef892bd4b3"/>
        <w:rPr pt14:Unid="6feabfd064d6456abdc6ddfeeb7f6c6b">
          <w:szCs w:val="24" pt14:Unid="5529d43f02a44d39808becf38058b089"/>
        </w:rPr>
      </w:pPr>
      <w:r>
        <w:rPr pt14:Unid="f1d6769bec7646dd97ce6375464e29a8">
          <w:b pt14:Unid="657226c6b6b24079a48d92e9ecfa489f"/>
          <w:szCs w:val="24" pt14:Unid="4face17f529b4860bcbc50ca6fab4a87"/>
        </w:rPr>
        <w:t xml:space="preserve">12.16  </w:t>
      </w:r>
      <w:r>
        <w:rPr pt14:Unid="9175292a8c0a490aaa1c6372f0a140b2">
          <w:b pt14:Unid="a3869b6581d9486fa7a8155c7bf87e4c"/>
          <w:szCs w:val="24" pt14:Unid="b44f260afc95411a945ae6aa713548f2"/>
          <w:u w:val="single" pt14:Unid="cdfc30dc082e485885c453b864d4c1a6"/>
        </w:rPr>
        <w:t>Hazardous Materials</w:t>
      </w:r>
      <w:r>
        <w:rPr pt14:Unid="ecf81fc122854d0faad2b53056bf4c95">
          <w:szCs w:val="24" pt14:Unid="eab758817802443488d3f79d9480b3a7"/>
        </w:rPr>
        <w:t xml:space="preserve">. </w:t>
      </w:r>
    </w:p>
    <w:p pt14:Unid="31ab86aa39a142e999b80fed3ff7f6ae">
      <w:pPr pt14:Unid="86f14e92986d4eca81104e180eddc002">
        <w:widowControl pt14:Unid="22a04133a2074ff0bffea51535c5ae90"/>
        <w:tabs pt14:Unid="2696f1e80fc2439bb2f2b56480db8648">
          <w:tab w:val="left" w:pos="-1440" pt14:Unid="6c4e88113b46488c9f927dd221a58a45"/>
          <w:tab w:val="left" w:pos="-720" pt14:Unid="b8296a0f821d42999dde2b7f5b502fd0"/>
          <w:tab w:val="left" w:pos="720" pt14:Unid="d6e347b74aed4ecdb590e51c07e09b24"/>
          <w:tab w:val="left" w:pos="1584" pt14:Unid="1eadf133d7334bfb8e08f35598003c14"/>
          <w:tab w:val="left" w:pos="2304" pt14:Unid="5d84e2600944499bb79bc4980055cf3b"/>
          <w:tab w:val="left" w:pos="3024" pt14:Unid="79ceb0da372c479c8cbd362efa6a7e66"/>
          <w:tab w:val="left" w:pos="4464" pt14:Unid="85f91d67d30a474ea4208059e72f8a46"/>
          <w:tab w:val="left" w:pos="6480" pt14:Unid="bdd5c9faa2604e389a38ac966fb0bc12"/>
          <w:tab w:val="left" w:pos="7200" pt14:Unid="b2e570f12f2f4408bfeca14b5b1f9d51"/>
          <w:tab w:val="left" w:pos="7920" pt14:Unid="9df9cc7544614d4fb657fd0841100307"/>
        </w:tabs>
        <w:ind w:firstLine="720" pt14:Unid="af72fa229e20427b832f0ac78f367b6f"/>
        <w:jc w:val="both" pt14:Unid="39652b2c07ee41f298d4035430094b0c"/>
        <w:rPr pt14:Unid="34fdd51a902c428dbaacffd773f204ef">
          <w:szCs w:val="24" pt14:Unid="177dad3761fc45bea5953b650e0ec0f1"/>
        </w:rPr>
      </w:pPr>
    </w:p>
    <w:p pt14:Unid="9e7ad50d118a4dcf91b7a5066367a500">
      <w:pPr pt14:Unid="576b355cbc654a55ae58f241cc98c91f">
        <w:widowControl pt14:Unid="dedcad0a3906456fb9d27c46f7326c2b"/>
        <w:tabs pt14:Unid="b87be65d86f541a6b1df7d96d4675ae6">
          <w:tab w:val="left" w:pos="-1440" pt14:Unid="6e7f042603434a6082ad24d73298bd7f"/>
          <w:tab w:val="left" w:pos="-720" pt14:Unid="384adc8a265247d0930c6bb4b0f80f88"/>
          <w:tab w:val="left" w:pos="720" pt14:Unid="fb1ec05432f846b980696cccd9cc80b5"/>
          <w:tab w:val="left" w:pos="1584" pt14:Unid="4a3d043de05a46ddb8268ce51b90e174"/>
          <w:tab w:val="left" w:pos="2304" pt14:Unid="531f05844604466b8e3badb4e1c2f32f"/>
          <w:tab w:val="left" w:pos="3024" pt14:Unid="f6d78a4576ad455ea2ea4e3634edf299"/>
          <w:tab w:val="left" w:pos="4464" pt14:Unid="db275d0e127641cf9e407fc0bc4d1282"/>
          <w:tab w:val="left" w:pos="6480" pt14:Unid="a8c44e95c0c548be9c76962d20c049ea"/>
          <w:tab w:val="left" w:pos="7200" pt14:Unid="783fa14f320547acb4374194f655f9a9"/>
          <w:tab w:val="left" w:pos="7920" pt14:Unid="8903cbc8f3b3431b9bde51dc70790ff1"/>
        </w:tabs>
        <w:ind w:firstLine="720" pt14:Unid="4dd1f88fbadb4de59900a98d84e1a770"/>
        <w:jc w:val="both" pt14:Unid="65261514f22847a481b843b593de700e"/>
      </w:pPr>
      <w:r>
        <w:rPr pt14:Unid="ab8b7b38d3734564a0dc5fe5ad00cb8c">
          <w:szCs w:val="24" pt14:Unid="5927c5a6d17848eeb28bacc1080c88a4"/>
        </w:rPr>
        <w:t>(a)</w:t>
      </w:r>
      <w:r>
        <w:rPr pt14:Unid="d320d1b734f74dcc8871e478b3867a3c">
          <w:szCs w:val="24" pt14:Unid="b92365f3f9cd40ae99990329c6cd38a7"/>
        </w:rPr>
        <w:tab pt14:Unid="571f40de2f034d1caec64c41a17f1999"/>
      </w:r>
      <w:r>
        <w:t xml:space="preserve">Tenant shall not do anything throughout the Term of this Lease and any extension thereof that will violate any Environmental Laws (defined below).  </w:t>
      </w:r>
    </w:p>
    <w:p pt14:Unid="373559de73314a74980a549b2b365b7f">
      <w:pPr pt14:Unid="4d2ac4391b2b40cda9425ab31d2ff99c">
        <w:widowControl pt14:Unid="f657bd3d805248beabb8cdcdaa7333dd"/>
        <w:tabs pt14:Unid="534070d452514eb6bef2394ff7ffbbcb">
          <w:tab w:val="left" w:pos="-1440" pt14:Unid="dadb1d6cc57846bc91001c76b6512d1d"/>
          <w:tab w:val="left" w:pos="-720" pt14:Unid="62b8340361a94639be7cf471ed05e058"/>
          <w:tab w:val="left" w:pos="720" pt14:Unid="dbbade6dcbbb455bba5f1fa191297f67"/>
          <w:tab w:val="left" w:pos="1584" pt14:Unid="f7550c243d614dd48a056a9cf47b9d9b"/>
          <w:tab w:val="left" w:pos="2304" pt14:Unid="099450f951b94795a6c73a0b7f39534f"/>
          <w:tab w:val="left" w:pos="3024" pt14:Unid="1a4e61c8cd3e48a2870831d340fc80e1"/>
          <w:tab w:val="left" w:pos="4464" pt14:Unid="70ceb58b0e5a4d13ad174413f5cd1a11"/>
          <w:tab w:val="left" w:pos="6480" pt14:Unid="c79b50dc5d624fa980c9e037d97c33e2"/>
          <w:tab w:val="left" w:pos="7200" pt14:Unid="796947ab8c844d9abb196c0300fa2f6a"/>
          <w:tab w:val="left" w:pos="7920" pt14:Unid="b87c82322b734477983b381885f225f9"/>
        </w:tabs>
        <w:ind w:firstLine="720" pt14:Unid="a89d21ea48cd4107850dd34c9eb88990"/>
        <w:jc w:val="both" pt14:Unid="10205839a5854cc7842d13dacc982e40"/>
      </w:pPr>
    </w:p>
    <w:p pt14:Unid="578d95a25e624a3d9c0599a0e7ef9052">
      <w:pPr pt14:Unid="f76337368dd84a6790133e5ebaad445d">
        <w:widowControl pt14:Unid="0fb8baa52b174be7a58c84501c8ab5d4"/>
        <w:tabs pt14:Unid="3579d7e0626f4db59ea5222ae3d74bf2">
          <w:tab w:val="left" w:pos="-1440" pt14:Unid="2686f52ac6a14d1c936037816a6f225b"/>
          <w:tab w:val="left" w:pos="-720" pt14:Unid="6613af24f488417e933e764cedde458f"/>
          <w:tab w:val="left" w:pos="720" pt14:Unid="735146a7cae34ee3b86fdddccab4299d"/>
          <w:tab w:val="left" w:pos="1584" pt14:Unid="a5c82f5b4b6c43129f7599c7a96fe281"/>
          <w:tab w:val="left" w:pos="2304" pt14:Unid="7b28c0a2c1d34cd29cde9da47841b11a"/>
          <w:tab w:val="left" w:pos="3024" pt14:Unid="a65d6e6fe155478980b53d96a47b1d93"/>
          <w:tab w:val="left" w:pos="4464" pt14:Unid="83b1faeaf2e0447e8bde0df838010652"/>
          <w:tab w:val="left" w:pos="6480" pt14:Unid="c27e99277359443ab7d2693f3ab0f2df"/>
          <w:tab w:val="left" w:pos="7200" pt14:Unid="e930faee5f7d493ead3fcc6322b37d8b"/>
          <w:tab w:val="left" w:pos="7920" pt14:Unid="92256d50744d4724882979d6bd600589"/>
        </w:tabs>
        <w:ind w:firstLine="720" pt14:Unid="981c5bb15a894e648595022a3af85e8a"/>
        <w:jc w:val="both" pt14:Unid="0f075337b29948338700aea744a28c13"/>
      </w:pPr>
      <w:r>
        <w:t>(b)</w:t>
      </w:r>
      <w:r>
        <w:tab pt14:Unid="9884e59412294c5b94ef870956bd38c9"/>
      </w:r>
      <w:r>
        <w:t>Tenant shall indemnify, defend and hold harmless Landlord, its directors, officers, employees, and agents and assignees or successors to Landlord’s interest in the Premises, their directors, officers, employees, and agents from and against any and all losses, claims, suits, damages, judgments, penalties and liability including, without limitation, (i) all out</w:t>
      </w:r>
      <w:r>
        <w:noBreakHyphen pt14:Unid="980f97fa6f1249f3952e23a39ca9425a"/>
      </w:r>
      <w:r>
        <w:t>of</w:t>
      </w:r>
      <w:r>
        <w:noBreakHyphen pt14:Unid="089e1ffde31b448dbf45b928293b84b2"/>
      </w:r>
      <w:r>
        <w:t>pocket litigation costs and reasonable attorneys’ fees, (ii) all damages (including consequential damages), directly or indirectly arising out of the use, generation, storage, release or threatened release or disposal of Hazardous Materials by Tenant, its agents and contractors and (iii) the cost of and the obligation to perform any required or necessary repair, clean</w:t>
      </w:r>
      <w:r>
        <w:noBreakHyphen pt14:Unid="1625536f873c438cb41e6fdcf2d72e9e"/>
      </w:r>
      <w:r>
        <w:t xml:space="preserve">up, investigation, removal, remediation or abatement, and the preparation of any closure or other required plans, to the full extent that such action is attributable, directly or indirectly, to the use, generation, storage, release or threatened release or disposal of Hazardous Materials by Tenant, its agents and contractors.  Further, Tenant shall clean up, remove and remediate any Hazardous Materials whether those are surface or subsurface upon </w:t>
      </w:r>
      <w:del w:author="David Reed" w:id="166" w:date="2025-12-19T15:59:49.4372471+00:00">
        <w:r>
          <w:delText>Termination of this Lease</w:delText>
        </w:r>
      </w:del>
      <w:ins w:author="David Reed" w:id="167" w:date="2025-12-19T15:59:49.4372471+00:00">
        <w:r>
          <w:t>the expiration or earlier termination of this Lease, to the full extent that such action is attributable, directly or indirectly, to the use, generation, storage, release or threatened release or disposal of Hazardous Materials by Tenant, its agents and contractors</w:t>
        </w:r>
      </w:ins>
      <w:r>
        <w:t>.  This indemnification obligation of Tenant does not extend to any repair, clean</w:t>
      </w:r>
      <w:r>
        <w:noBreakHyphen pt14:Unid="54b0381e55cf4caf971ab2481f86db38"/>
      </w:r>
      <w:r>
        <w:t xml:space="preserve">up, investigation, removal, remediation or abatement of Hazardous Materials (i) which were present on, under or in the Premises before or on the Commencement Date or (ii) for which Landlord is otherwise obligated to indemnify Tenant pursuant to this </w:t>
      </w:r>
      <w:r>
        <w:rPr pt14:Unid="014848f9f892481785f005a8bcb21651">
          <w:u w:val="single" pt14:Unid="d3a19042bb48419e951aa212dfac01a3"/>
        </w:rPr>
        <w:t>Section 12.16</w:t>
      </w:r>
      <w:r>
        <w:t>.</w:t>
      </w:r>
    </w:p>
    <w:p pt14:Unid="8633d88f62b0494492b5587cba77efe2">
      <w:pPr pt14:Unid="24fe61dc97dd49629ddcdc20f0ab57b6">
        <w:widowControl pt14:Unid="00a17763779442d0a7251e863e43684a"/>
        <w:tabs pt14:Unid="36106cd280e24aaea30dc9b031c288e8">
          <w:tab w:val="left" w:pos="-1440" pt14:Unid="95e716f5bb1947eb9883c94fb8a941e6"/>
          <w:tab w:val="left" w:pos="-720" pt14:Unid="52691d30cb2246d7b8eb5176e6b2dd86"/>
          <w:tab w:val="left" w:pos="720" pt14:Unid="65c856423b0c4a62bba5ee4a82774f0c"/>
          <w:tab w:val="left" w:pos="1584" pt14:Unid="dc6b77a8145e4388a60751d8e99d3239"/>
          <w:tab w:val="left" w:pos="2304" pt14:Unid="d9ad681f2d8a4e3b9c8023501d3bfc35"/>
          <w:tab w:val="left" w:pos="3024" pt14:Unid="c1487c3e64f34c2a8f36fb822c92db76"/>
          <w:tab w:val="left" w:pos="4464" pt14:Unid="6a94aa475d344bb5b5bbae259d2de38f"/>
          <w:tab w:val="left" w:pos="6480" pt14:Unid="c78b3b3585834fabbd3c30365557eed7"/>
          <w:tab w:val="left" w:pos="7200" pt14:Unid="8c362cb1781e4b179f3f1e18616baf5e"/>
          <w:tab w:val="left" w:pos="7920" pt14:Unid="a0bf076859434f03956d54fab928b893"/>
        </w:tabs>
        <w:jc w:val="both" pt14:Unid="dee8734d64b94510841fa73e1e2f0651"/>
      </w:pPr>
    </w:p>
    <w:p pt14:Unid="823cd121e5dd44e4a780047007829036">
      <w:pPr pt14:Unid="5bdf029dad0040859abea7a31a1dbdf8">
        <w:widowControl pt14:Unid="f81f3d615ecc49f5ac24d19a8020b8b0"/>
        <w:tabs pt14:Unid="24ab51f011624374bd088fa9618419dd">
          <w:tab w:val="left" w:pos="-1440" pt14:Unid="6e882e0ef7ff4910b395075cd574222b"/>
          <w:tab w:val="left" w:pos="-720" pt14:Unid="81e8c206be104cc8a3b8162b7c89d5d8"/>
          <w:tab w:val="left" w:pos="720" pt14:Unid="85f4eff5a1fd4f039d9c616abf8f336d"/>
          <w:tab w:val="left" w:pos="1584" pt14:Unid="5944af943c914ace9de18729c81dc477"/>
          <w:tab w:val="left" w:pos="2304" pt14:Unid="19bd002947f4473683189da670a4713e"/>
          <w:tab w:val="left" w:pos="3024" pt14:Unid="1fb82b3b07c84e72aa71a3523b2e3b32"/>
          <w:tab w:val="left" w:pos="4464" pt14:Unid="772264e30b584041a1174008d635924e"/>
          <w:tab w:val="left" w:pos="6480" pt14:Unid="3f03b3105ce54206a6371d30d0c79d9b"/>
          <w:tab w:val="left" w:pos="7200" pt14:Unid="1371e18ee46047ef8a74c179af06cc7d"/>
          <w:tab w:val="left" w:pos="7920" pt14:Unid="1e3ab390ec6c42fb87731aa1b019c417"/>
        </w:tabs>
        <w:ind w:firstLine="720" pt14:Unid="334f2388610348d1a4757c4080565fa8"/>
        <w:jc w:val="both" pt14:Unid="0fa4eca102994a44962d2251a120b7fa"/>
      </w:pPr>
      <w:r>
        <w:t>(c)</w:t>
      </w:r>
      <w:r>
        <w:tab pt14:Unid="c174c3749cb944a99793603fafa5f093"/>
      </w:r>
      <w:ins w:author="David Reed" w:id="168" w:date="2025-12-19T15:59:49.4372471+00:00">
        <w:r>
          <w:t>Landlord shall indemnify, defend and hold harmless Tenant, its directors, officers, employees, and agents, and any assignees, subtenants or successors to Tenant’s interest in the Premises, their directors, officers, employees, and agents, from and against any and all losses, claims, suits, damages, judgments, penalties, and liability including, without limitation, all (i) out</w:t>
        </w:r>
      </w:ins>
      <w:ins w:author="David Reed" w:id="169" w:date="2025-12-19T15:59:49.4372471+00:00">
        <w:r>
          <w:noBreakHyphen pt14:Status="Inserted"/>
        </w:r>
      </w:ins>
      <w:ins w:author="David Reed" w:id="170" w:date="2025-12-19T15:59:49.4372471+00:00">
        <w:r>
          <w:t>of</w:t>
        </w:r>
      </w:ins>
      <w:ins w:author="David Reed" w:id="171" w:date="2025-12-19T15:59:49.4372471+00:00">
        <w:r>
          <w:noBreakHyphen pt14:Status="Inserted"/>
        </w:r>
      </w:ins>
      <w:ins w:author="David Reed" w:id="172" w:date="2025-12-19T15:59:49.4372471+00:00">
        <w:r>
          <w:t>pocket litigation costs and reasonable attorneys’ fees, (ii) all damages (including consequential damages), directly or indirectly arising out of the presence, use, generation, storage, release, threatened release or disposal of Hazardous Materials on, under or in the Premises before or after the Commencement Date by or due to the actions or omissions of any person other than Tenant, or its agents and contractors and (iii) the cost of and the obligation to perform any required or necessary repair, clean</w:t>
        </w:r>
      </w:ins>
      <w:ins w:author="David Reed" w:id="173" w:date="2025-12-19T15:59:49.4372471+00:00">
        <w:r>
          <w:noBreakHyphen pt14:Status="Inserted"/>
        </w:r>
      </w:ins>
      <w:ins w:author="David Reed" w:id="174" w:date="2025-12-19T15:59:49.4372471+00:00">
        <w:r>
          <w:t>up, investigation, removal, remediation or abatement and the preparation of any closure or other required plans, whether such action is required or necessary prior to or following the Commencement Date, to the full extent that such action is attributable, directly or indirectly, to the presence, use, generation, storage, release, threatened release, or disposal of Hazardous Materials on, under or in the Premises due to the actions or omissions of any person other than Tenant or its agents and contractors.</w:t>
        </w:r>
      </w:ins>
      <w:r>
        <w:t xml:space="preserve"> </w:t>
      </w:r>
    </w:p>
    <w:p pt14:Unid="0795e0e4803749a5aef2354c9d3c4f3f">
      <w:pPr pt14:Unid="cca9ecaa9d6a46a99c2284320d849ec7">
        <w:widowControl pt14:Unid="130e48935b9b4ca58e7964391e230540"/>
        <w:tabs pt14:Unid="bd6a78faf0864ca1afbccd325307d551">
          <w:tab w:val="left" w:pos="-1440" pt14:Unid="95b82a9dac5f46408ec2020e0e7098d5"/>
          <w:tab w:val="left" w:pos="-720" pt14:Unid="53f4d78870354bf09bd2e382d046b84e"/>
          <w:tab w:val="left" w:pos="720" pt14:Unid="c58b212eda724a86b6552be1806a18c9"/>
          <w:tab w:val="left" w:pos="1584" pt14:Unid="da02f5949c0a4a2782a98b30c1db97a4"/>
          <w:tab w:val="left" w:pos="2304" pt14:Unid="fa415c9074e44574b1ef3824ef7da955"/>
          <w:tab w:val="left" w:pos="3024" pt14:Unid="2cb892ffc85a430fa97cbbe3d761b7bb"/>
          <w:tab w:val="left" w:pos="4464" pt14:Unid="fd28f74a198e4a1fa6d436173769923b"/>
          <w:tab w:val="left" w:pos="6480" pt14:Unid="edd970e8576744cfa37f1dbe3855db1d"/>
          <w:tab w:val="left" w:pos="7200" pt14:Unid="f09e23e5addc49c393b3a5a78a1b9813"/>
          <w:tab w:val="left" w:pos="7920" pt14:Unid="e2bc7bd0e10a4d06bb71fe72792f9ae0"/>
        </w:tabs>
        <w:jc w:val="both" pt14:Unid="6bf4f80b92ec4295bb9c85d22ec6db39"/>
      </w:pPr>
    </w:p>
    <w:p pt14:Unid="26cf63f4534f4eafb8475e67f03d522d">
      <w:pPr pt14:Unid="9ca73932ce5e47fba7f8766e6688c823">
        <w:widowControl pt14:Unid="6774de3e577c455d9cb3cd7ed11006a1"/>
        <w:tabs pt14:Unid="aa16a55052c24fc78f08b424dff4ade3">
          <w:tab w:val="left" w:pos="-1440" pt14:Unid="384f2e54e01a41feb07b71e3ddf4386c"/>
          <w:tab w:val="left" w:pos="-720" pt14:Unid="7edfc32b3fa445cb8a5431c11b08651e"/>
          <w:tab w:val="left" w:pos="720" pt14:Unid="fb5d6fa054f44aa0b17d6f5225ac43ac"/>
          <w:tab w:val="left" w:pos="1584" pt14:Unid="d3b78dfb97ec4259b2b0342c8a892f79"/>
          <w:tab w:val="left" w:pos="2304" pt14:Unid="46a2dbd877fa4a95b4f3aee5aed19832"/>
          <w:tab w:val="left" w:pos="3024" pt14:Unid="c8b83bd08ab94da19380b2f8dc18a8ac"/>
          <w:tab w:val="left" w:pos="4464" pt14:Unid="6ffac1687cc34571a65768d7ccf7895c"/>
          <w:tab w:val="left" w:pos="6480" pt14:Unid="d230449be09c4fec8e4740367138459e"/>
          <w:tab w:val="left" w:pos="7200" pt14:Unid="476a2f88d0ae4d50ad38558cc375c714"/>
          <w:tab w:val="left" w:pos="7920" pt14:Unid="37c2bf7445d9458eaf25027337b34851"/>
        </w:tabs>
        <w:ind w:firstLine="720" pt14:Unid="0d577a0662db4cbcb198da212c293d1a"/>
        <w:jc w:val="both" pt14:Unid="4ec7ddff3ab04d578ac82b1e141fd1e7"/>
      </w:pPr>
      <w:r>
        <w:t>(d)</w:t>
      </w:r>
      <w:r>
        <w:tab pt14:Unid="08890d58e19148c9b304b15243e918c2"/>
      </w:r>
      <w:r>
        <w:t xml:space="preserve">For the purpose of this </w:t>
      </w:r>
      <w:r>
        <w:rPr pt14:Unid="efe47fea14044eb4837d8fb9858c2106">
          <w:u w:val="single" pt14:Unid="d26a29c1ed60424da97acf37973c5051"/>
        </w:rPr>
        <w:t>Section 12.16</w:t>
      </w:r>
      <w:r>
        <w:t xml:space="preserve">, Hazardous Materials shall include but not be limited to substances defined as “hazardous substances,” “hazardous waste”, “hazardous materials,” or “toxic substances” in the Comprehensive Environmental Response, Compensation and Liability Act of 1980, as amended, 42 U.S.C. Section 9601, </w:t>
      </w:r>
      <w:r>
        <w:rPr pt14:Unid="93e2f24d15974bef95e166ecf899b9c9">
          <w:u w:val="single" pt14:Unid="3d3f1a36c0734e2d9ca48c1b1216b07e"/>
        </w:rPr>
        <w:t>et</w:t>
      </w:r>
      <w:r>
        <w:t xml:space="preserve"> </w:t>
      </w:r>
      <w:r>
        <w:rPr pt14:Unid="e2edec9f023a4bccb2aeeadcca64c45e">
          <w:u w:val="single" pt14:Unid="f7eaa30cea65462bbc7a84ac8f209434"/>
        </w:rPr>
        <w:t>seq</w:t>
      </w:r>
      <w:r>
        <w:t xml:space="preserve">.; the Hazardous Materials Transportation Act, 49 U.S.C.  Section 1801 </w:t>
      </w:r>
      <w:r>
        <w:rPr pt14:Unid="665180f26251444288a7739a2c3d2dcc">
          <w:u w:val="single" pt14:Unid="332f76f8c2974bbcb33a377b1a716dbc"/>
        </w:rPr>
        <w:t>et</w:t>
      </w:r>
      <w:r>
        <w:t xml:space="preserve"> </w:t>
      </w:r>
      <w:r>
        <w:rPr pt14:Unid="eec3ef8f307740baa493b92cd371b351">
          <w:u w:val="single" pt14:Unid="51eea1da0edd4deebcf3be3014227308"/>
        </w:rPr>
        <w:t>seq</w:t>
      </w:r>
      <w:r>
        <w:t xml:space="preserve">.; the Resource Conservation and Recovery Act, 42 U.S.C. Section 6901, </w:t>
      </w:r>
      <w:r>
        <w:rPr pt14:Unid="fdc2e91fcef94aeabf25caea51d19d36">
          <w:u w:val="single" pt14:Unid="d81326b91b774fbd94bab686e148d627"/>
        </w:rPr>
        <w:t>et</w:t>
      </w:r>
      <w:r>
        <w:t xml:space="preserve"> </w:t>
      </w:r>
      <w:r>
        <w:rPr pt14:Unid="3564ba1001b149268f4ebf8ee8d524f4">
          <w:u w:val="single" pt14:Unid="692479d8c7eb47d9b7d9b50dee07f1b2"/>
        </w:rPr>
        <w:t>seq</w:t>
      </w:r>
      <w:r>
        <w:t>.; the common law; and any and all state, local or federal laws, rules, regulations and orders pertaining to environmental, public health or welfare matters, as the same may be amended or supplemented from time to time (collectively, the “</w:t>
      </w:r>
      <w:r>
        <w:rPr pt14:Unid="d9e57c6db03b4038b9e49b44674381b3">
          <w:b pt14:Unid="d785907920c4495b93272bd790f00400"/>
          <w:bCs pt14:Unid="f4e286bcf1a541b2849d7d4216182990"/>
        </w:rPr>
        <w:t>Environmental Laws</w:t>
      </w:r>
      <w:r>
        <w:t xml:space="preserve">”).  Any terms mentioned in this Lease which are defined in any applicable Environmental Laws shall have the meanings ascribed to such terms in such laws, provided, however, that if any such laws are amended so as to broaden any term defined therein, such broader meaning shall apply subsequent to the effective date of such amendment. </w:t>
      </w:r>
    </w:p>
    <w:p pt14:Unid="395d519e6b3646a59bff8efb9134004b">
      <w:pPr pt14:Unid="5eee650a3a504713920f6cda02c168ff">
        <w:widowControl pt14:Unid="ef7e3a697dc848c2a518a3e9c5548a9c"/>
        <w:tabs pt14:Unid="28e65b3e2e7c4da5a2d5462c550a9d20">
          <w:tab w:val="left" w:pos="-1440" pt14:Unid="d2b5a2fa3c6a4c1a845d71923e018f92"/>
          <w:tab w:val="left" w:pos="-720" pt14:Unid="9d277aedd05142b8b2613fe0f317fb6b"/>
          <w:tab w:val="left" w:pos="720" pt14:Unid="757b355515b84db8975254f4167de41f"/>
          <w:tab w:val="left" w:pos="1584" pt14:Unid="39b8f26d5ff848d58f72401ff98d2d55"/>
          <w:tab w:val="left" w:pos="2304" pt14:Unid="6e035ae137c34c1f9c4918d23e0e0e6b"/>
          <w:tab w:val="left" w:pos="3024" pt14:Unid="7c7c0e034abf4fd3ab069581f05c0bfc"/>
          <w:tab w:val="left" w:pos="4464" pt14:Unid="f69426b5d243485f90fbba9518511944"/>
          <w:tab w:val="left" w:pos="6480" pt14:Unid="24cc6d6ffb094bc69b7f65e6f9e0437c"/>
          <w:tab w:val="left" w:pos="7200" pt14:Unid="5e19ae4459e8498eae3a792b0344e5b4"/>
          <w:tab w:val="left" w:pos="7920" pt14:Unid="566284ef8c94485a9d38166eef56d5a5"/>
        </w:tabs>
        <w:jc w:val="both" pt14:Unid="a060f5343ad14a19b32a8068e5e3c1fc"/>
      </w:pPr>
    </w:p>
    <w:p pt14:Unid="6f93a6be6b1f4b1aaaa48e0004537784">
      <w:pPr pt14:Unid="10bee4d7745c4cdca592f4067226a9ca">
        <w:widowControl pt14:Unid="6a7c4195a6a2426798273a194792bd20"/>
        <w:tabs pt14:Unid="43e0ec2a42f844f6a8c7ff3569e40497">
          <w:tab w:val="left" w:pos="-1440" pt14:Unid="9cdcc8bf3f1b4152a0ca090d24914c3d"/>
          <w:tab w:val="left" w:pos="-720" pt14:Unid="858e256dd34c4bb08e5d42e1d67dfdaa"/>
          <w:tab w:val="left" w:pos="720" pt14:Unid="88aedfd0a42543089b78c72c42165ef7"/>
          <w:tab w:val="left" w:pos="1584" pt14:Unid="0dd9ed977658468e919a1cb9f535dd8b"/>
          <w:tab w:val="left" w:pos="2304" pt14:Unid="2d5660eee94f4612aeb050bd77dfca00"/>
          <w:tab w:val="left" w:pos="3024" pt14:Unid="fee9b35cfd27433b8d996f7944a83a0d"/>
          <w:tab w:val="left" w:pos="4464" pt14:Unid="14272c814acd4faa99fb8a0918605348"/>
          <w:tab w:val="left" w:pos="6480" pt14:Unid="878079e47d924312afb6fd1dbbd8b477"/>
          <w:tab w:val="left" w:pos="7200" pt14:Unid="e7e4c1f343b942868f7ecd0ed8860eff"/>
          <w:tab w:val="left" w:pos="7920" pt14:Unid="1d896335a6ca4e35a4e1c98b978b4b79"/>
        </w:tabs>
        <w:ind w:firstLine="720" pt14:Unid="8ae032e44f314df69d9a7031ef875430"/>
        <w:jc w:val="both" pt14:Unid="3eba03fa10b745d3ada235f9b3fe13ee"/>
      </w:pPr>
      <w:r>
        <w:t>(e)</w:t>
      </w:r>
      <w:r>
        <w:tab pt14:Unid="30935b5860d54183809d0115dc004fad"/>
      </w:r>
      <w:r>
        <w:t>In the event any clean</w:t>
      </w:r>
      <w:r>
        <w:noBreakHyphen pt14:Unid="9b321884aef14c5aa503ed640d0de15a"/>
      </w:r>
      <w:r>
        <w:t>up, investigation, removal, remediation, abatement, or other similar action on, in or under the Premises is required by any governmental or quasi</w:t>
      </w:r>
      <w:r>
        <w:noBreakHyphen pt14:Unid="af96bd2c5696479a9ebb5dfefafce025"/>
      </w:r>
      <w:r>
        <w:t>governmental agency as a result of the actions or omissions of any party other than Tenant or its agents, contractors or invitees before or after the Commencement Date and such action requires that Tenant be closed for business for greater than a 24</w:t>
      </w:r>
      <w:r>
        <w:noBreakHyphen pt14:Unid="edd7c066f84e4496b64de74ea13d13f1"/>
      </w:r>
      <w:r>
        <w:t>hour period, or if access to the Premises as a result of such action is materially adversely affected for a period in excess of 24 hours, then Rent shall be abated entirely during the period beyond the 24 hours that Tenant is required to be closed for business or abated in proportion to the amount of lost business suffered by Tenant if access to the Premises is impaired.</w:t>
      </w:r>
    </w:p>
    <w:p pt14:Unid="868545d997ae47648418322bdde9b54e">
      <w:pPr pt14:Unid="ccee310d258e4bd2837731f13c3860e7">
        <w:widowControl pt14:Unid="6e40d26940e44f3482ecdad36935cf21"/>
        <w:tabs pt14:Unid="193667d1abb44db39e56f44d6367c546">
          <w:tab w:val="left" w:pos="-1440" pt14:Unid="c767903f3752411f877f137bc26c4f45"/>
          <w:tab w:val="left" w:pos="-720" pt14:Unid="2f552cce609c4101a0eaa3481ba5d3e5"/>
          <w:tab w:val="left" w:pos="720" pt14:Unid="271b4f82280c4d038293a9c6b9e315c5"/>
          <w:tab w:val="left" w:pos="1584" pt14:Unid="0d84daa4da8f455e8e7013569bd3a2b2"/>
          <w:tab w:val="left" w:pos="2304" pt14:Unid="e6573af756734a3bafa1e2f01dc31997"/>
          <w:tab w:val="left" w:pos="3024" pt14:Unid="e73312fc325c4725a0c91e192d77afd6"/>
          <w:tab w:val="left" w:pos="4464" pt14:Unid="d5336c605699441c81f4ae6401d9d755"/>
          <w:tab w:val="left" w:pos="6480" pt14:Unid="f3cb93365e5b4b2e99112b58d9b7152d"/>
          <w:tab w:val="left" w:pos="7200" pt14:Unid="8e0b2e2e46974842811b8200783cfc13"/>
          <w:tab w:val="left" w:pos="7920" pt14:Unid="8d335393766349e6991521b65bf2524e"/>
        </w:tabs>
        <w:jc w:val="both" pt14:Unid="a6ad68a37b8f4db1a3435a54831827d7"/>
      </w:pPr>
    </w:p>
    <w:p pt14:Unid="6ee002e4421b4c0dac2b8641d3181cad">
      <w:pPr pt14:Unid="98764ce999954aecbd6456f33337e213">
        <w:widowControl pt14:Unid="f9c6083bca4c4b44b463b827fc4f3f13"/>
        <w:tabs pt14:Unid="9038bd2e1aca467492e3ffde08621612">
          <w:tab w:val="left" w:pos="-1440" pt14:Unid="9c4c0ea845304b9f8d4788206aba5942"/>
          <w:tab w:val="left" w:pos="-720" pt14:Unid="0a3ff1156ca840479e0456da47ff3b33"/>
          <w:tab w:val="left" w:pos="720" pt14:Unid="0f54593659af467c8dd680e6b4f455be"/>
          <w:tab w:val="left" w:pos="1584" pt14:Unid="38c7f4fbcc4d4a7891125abd31dbd886"/>
          <w:tab w:val="left" w:pos="2304" pt14:Unid="bb5b0c374d1f46869a91e94ca5cf4253"/>
          <w:tab w:val="left" w:pos="3024" pt14:Unid="e812dd815eff4f6d988f2d892947d126"/>
          <w:tab w:val="left" w:pos="4464" pt14:Unid="7fdfb030253f48f8945039a2a6134676"/>
          <w:tab w:val="left" w:pos="6480" pt14:Unid="feb1a320998c4718a5f4de4528f69942"/>
          <w:tab w:val="left" w:pos="7200" pt14:Unid="bf8b234d4f1046219cb8ebd31c92b6e2"/>
          <w:tab w:val="left" w:pos="7920" pt14:Unid="0ff4c946bbf4479292ddd732708ace4e"/>
        </w:tabs>
        <w:ind w:firstLine="720" pt14:Unid="df9d837755dc4bdb89eaa924e114d81b"/>
        <w:jc w:val="both" pt14:Unid="91c3db2fc8af4025915b7000d8803222"/>
      </w:pPr>
      <w:r>
        <w:t>(f)</w:t>
      </w:r>
      <w:r>
        <w:tab pt14:Unid="9f574a977de74cf6a4375a5c99519fdf"/>
      </w:r>
      <w:r>
        <w:t xml:space="preserve">The provisions of this </w:t>
      </w:r>
      <w:r>
        <w:rPr pt14:Unid="2d3f63a1bbfb454fab9e4dfbe71f7aec">
          <w:u w:val="single" pt14:Unid="c352227c292a4812a9c445339f1069fd"/>
        </w:rPr>
        <w:t>Section 12.16</w:t>
      </w:r>
      <w:r>
        <w:t xml:space="preserve"> shall survive the expiration or sooner termination of this Lease. </w:t>
      </w:r>
    </w:p>
    <w:p pt14:Unid="2a18e24a276048359b65ace48921d518">
      <w:pPr pt14:Unid="130579d7e38d44aa89e0a5dbd0778a04">
        <w:widowControl pt14:Unid="cf114ed056a64cdba5cf5ef4040fdb21"/>
        <w:tabs pt14:Unid="e0cb603a532f4a43b42ef313818cacbc">
          <w:tab w:val="left" w:pos="-1440" pt14:Unid="710f87890b1c484eb101462dfdc64096"/>
          <w:tab w:val="left" w:pos="-720" pt14:Unid="7d2258daa49e4c2099106eb3576c88c0"/>
          <w:tab w:val="left" w:pos="720" pt14:Unid="4b221c8a2dc343a59e59e7d56eb962d8"/>
          <w:tab w:val="left" w:pos="1584" pt14:Unid="870375ae2ac7422d9ed801553074a1a0"/>
          <w:tab w:val="left" w:pos="2304" pt14:Unid="1218e66d40fe40838459830289883807"/>
          <w:tab w:val="left" w:pos="3024" pt14:Unid="6a6fb5225b114437b7c0f3157f67e265"/>
          <w:tab w:val="left" w:pos="4464" pt14:Unid="ce5cc88f5cd04d7bbde9b549246107d3"/>
          <w:tab w:val="left" w:pos="6480" pt14:Unid="b4aabc6d94974a8d97904986454a8502"/>
          <w:tab w:val="left" w:pos="7200" pt14:Unid="8f1efd5c833d4985ac4f3b74d9649935"/>
          <w:tab w:val="left" w:pos="7920" pt14:Unid="c0da186e10134b08b9540f592d6a011b"/>
        </w:tabs>
        <w:ind w:firstLine="720" pt14:Unid="96951c16cb904c4b90b0f67d78c2d348"/>
        <w:jc w:val="both" pt14:Unid="29418c91fb6448c1be28e7c7ff1832dd"/>
      </w:pPr>
      <w:r>
        <w:rPr pt14:Unid="dd4e1fe8b7ac4164b877bc34cbe8cc4f">
          <w:szCs w:val="24" pt14:Unid="de66f88d6aad433d85011669ca642e47"/>
        </w:rPr>
        <w:t xml:space="preserve"> </w:t>
      </w:r>
    </w:p>
    <w:p pt14:Unid="7867ac75c4e54ddcaa7c78e164367a82">
      <w:pPr pt14:Unid="616077d5a06c42cdaa9af82c4ac74995">
        <w:jc w:val="both" pt14:Unid="618592feb21e4595a302673007438be3"/>
      </w:pPr>
      <w:r>
        <w:tab pt14:Unid="4396549d842b4384820d58d081af1714"/>
      </w:r>
      <w:r>
        <w:rPr pt14:Unid="2c8db51990b948f1986e17c94263c153">
          <w:b pt14:Unid="4efdd273d4c344e89c2e938ad57014aa"/>
        </w:rPr>
        <w:t xml:space="preserve">12.17  </w:t>
      </w:r>
      <w:r>
        <w:rPr pt14:Unid="03ac4fcd68d149768450f528dc045b54">
          <w:b pt14:Unid="137e847947ed4cafa4aedfd8d8b23c21"/>
          <w:u w:val="single" pt14:Unid="a3b1df589f7d4efe8f223e8a538e4242"/>
        </w:rPr>
        <w:t>Intentionally Deleted.</w:t>
      </w:r>
    </w:p>
    <w:p pt14:Unid="00d39b09b8df4cb9a6038182116c928f">
      <w:pPr/>
    </w:p>
    <w:p pt14:Unid="2c65fdf55fdd42f0afb469e01ec82a9c">
      <w:pPr pt14:Unid="9cc31db048c94639a0b756c85b870e57">
        <w:jc w:val="both" pt14:Unid="c65e7e43383c4fa0977a9992ec68514c"/>
      </w:pPr>
      <w:r>
        <w:tab pt14:Unid="a4f8630c676b436f8fea81272307edb3"/>
      </w:r>
      <w:r>
        <w:rPr pt14:Unid="2aa944110bd547cfb8547ac1ad54c4cc">
          <w:b pt14:Unid="e43fa109f3d34763924ceac9488bc69c"/>
        </w:rPr>
        <w:t xml:space="preserve">12.18  </w:t>
      </w:r>
      <w:r>
        <w:rPr pt14:Unid="223a60c8e3874b1ba6581a9d3bb33d5d">
          <w:b pt14:Unid="f7bce2db6b614aadafa9cb759e1e2251"/>
          <w:u w:val="single" pt14:Unid="90cfba7339f64c798e16082d3d21eb9f"/>
        </w:rPr>
        <w:t>Attorney's Fees</w:t>
      </w:r>
      <w:r>
        <w:t>.  In the event that at any time during the Term of this Lease either Landlord or Tenant shall institute any action or proceeding against the other relating to the provisions of this Lease, or any default hereunder, the unsuccessful party in such action or proceeding agrees to reimburse the successful party for the reasonable expenses of attorney's fees and paralegal fees and disbursements incurred therein by the successful party.  Such reimbursement shall include all legal expenses incurred prior to trial, at trial and at all levels of appeal and post judgment proceedings.</w:t>
      </w:r>
    </w:p>
    <w:p pt14:Unid="d37e4fa4e31f4c04bbe042b83c8d02fc">
      <w:pPr/>
    </w:p>
    <w:p pt14:Unid="865cc2bbe83e4e5087500053df169ed2">
      <w:pPr pt14:Unid="0b18c9b3070247da8d6023baa8a93ed9">
        <w:jc w:val="both" pt14:Unid="27ca5a4b39db4c86b45f6b54325c9cee"/>
      </w:pPr>
      <w:r>
        <w:tab pt14:Unid="b4d579544bb84bd1a062437d584e2cc3"/>
      </w:r>
      <w:r>
        <w:rPr pt14:Unid="440661642fba4f16b2ea6167430f113a">
          <w:b pt14:Unid="5731482f296c4d989bd62c91d14c64cb"/>
        </w:rPr>
        <w:t xml:space="preserve">12.19  </w:t>
      </w:r>
      <w:r>
        <w:rPr pt14:Unid="0f27056c0e024d989a7e04416b69a89a">
          <w:b pt14:Unid="9426825641664eb98ecd00eae3f80995"/>
          <w:u w:val="single" pt14:Unid="d0be806144494849a8276d70a4fcc6eb"/>
        </w:rPr>
        <w:t>Counterparts</w:t>
      </w:r>
      <w:r>
        <w:t>.  This Lease may be executed electronically and in any number of counterparts, each of which shall be an original but all of which together shall constitute one and the same instrument.  An electronic or email “.PDF” signature of any party shall be considered to have the same binding legal effect as an original signature.</w:t>
      </w:r>
    </w:p>
    <w:p pt14:Unid="920208bb694d45b3915d5c04c10c5eac">
      <w:pPr/>
    </w:p>
    <w:p pt14:Unid="6b33d3e7db7d43e0bd17c4314569db04">
      <w:pPr pt14:Unid="3dc943f069af45fdb366d30965650341">
        <w:jc w:val="both" pt14:Unid="f890692c9a6b43dc9af4ab74db80c9cc"/>
      </w:pPr>
      <w:r>
        <w:tab pt14:Unid="3086ccab904b4c2bb4864340d6f4dac1"/>
      </w:r>
      <w:r>
        <w:rPr pt14:Unid="8e9323957d284451b2c3cfce07a46b44">
          <w:b pt14:Unid="ea453465570a411087d173f7ab6c050d"/>
        </w:rPr>
        <w:t xml:space="preserve">12.20  </w:t>
      </w:r>
      <w:r>
        <w:rPr pt14:Unid="185ed5e80cd44df68a72151c6c60c663">
          <w:b pt14:Unid="4e2a2e67b10c45e0a9e491106233528c"/>
          <w:u w:val="single" pt14:Unid="b10829d4293e408f8ceb438b1a65f623"/>
        </w:rPr>
        <w:t>Trademarks</w:t>
      </w:r>
      <w:r>
        <w:t>.  Landlord acknowledges that any of Tenant’s trademarks and service marks are the sole property of Tenant, as the case may be, and Landlord shall not have any rights to same.</w:t>
      </w:r>
    </w:p>
    <w:p pt14:Unid="b397cb1fe6274941841ff792b08a936c">
      <w:pPr/>
    </w:p>
    <w:p pt14:Unid="8139f599c062460ea12072ff97b046a7">
      <w:pPr pt14:Unid="1cef9280810549fdb3abb39351ab9a36">
        <w:jc w:val="both" pt14:Unid="41c611f531c34fd2bb1af1f8dac73c5f"/>
      </w:pPr>
      <w:r>
        <w:tab pt14:Unid="585e4e863e6949f0a609f583a31c34c5"/>
      </w:r>
      <w:r>
        <w:rPr pt14:Unid="2bfa0f636f1d443c8891af134b547224">
          <w:b pt14:Unid="43e4638f72474db69e8fa1123e2fd105"/>
        </w:rPr>
        <w:t xml:space="preserve">12.21  </w:t>
      </w:r>
      <w:r>
        <w:rPr pt14:Unid="e73dc84bf910434cacf0dcae466f3d59">
          <w:b pt14:Unid="b6f04ce94f3f47cdbba8ae8d9744af20"/>
          <w:u w:val="single" pt14:Unid="7cc83a70afeb4a6ba52450762b965653"/>
        </w:rPr>
        <w:t>Time of the Essence</w:t>
      </w:r>
      <w:r>
        <w:t>.  Time is of the essence in each and every instance hereunder with respect to the covenants, undertakings and conditions to be performed under this Lease.</w:t>
      </w:r>
    </w:p>
    <w:p pt14:Unid="90db95bfbd30410b9db4df90e10b3064">
      <w:pPr/>
    </w:p>
    <w:p pt14:Unid="389242133d2546a093692811ae44a59e">
      <w:pPr pt14:Unid="c8cc78c9b1614899aaeec3034ac4aa3d">
        <w:jc w:val="both" pt14:Unid="08ec8965dcbf4b8eab734aff0e91ac24"/>
      </w:pPr>
      <w:r>
        <w:tab pt14:Unid="77a6c571dc894fe982eda3e874e22885"/>
      </w:r>
      <w:r>
        <w:rPr pt14:Unid="9cb78ecd39374d3bbfd6454485df0eda">
          <w:b pt14:Unid="e28b9880eaab47acbab4af3e2be9bede"/>
        </w:rPr>
        <w:t xml:space="preserve">12.22  </w:t>
      </w:r>
      <w:r>
        <w:rPr pt14:Unid="db64225a43bd4c878420ec6b96f0c505">
          <w:b pt14:Unid="8cae784c5a1243c6a999fd435009fd9e"/>
          <w:u w:val="single" pt14:Unid="ebaefcdafdf442b1a4263c8d9f1d4a6d"/>
        </w:rPr>
        <w:t>Tenant’s Conduct of Business</w:t>
      </w:r>
      <w:r>
        <w:t>.  Notwithstanding anything herein to the contrary, nothing contained herein shall be construed as an obligation for Tenant to open or operate its business in the Premises.  Tenant shall have the right to remove Tenant’s Property and cease operations in the Premises at any time and at Tenant’s sole discretion.  However, the right to cease to operate its business shall not affect Tenant’s obligation to pay all amounts due hereunder and to perform all covenants and obligations hereunder.</w:t>
      </w:r>
    </w:p>
    <w:p pt14:Unid="3727dcc3e002444c9a13d94f5c724d9b">
      <w:pPr/>
    </w:p>
    <w:p pt14:Unid="9518d2afcff34b56a97224f96fab3e58">
      <w:pPr pt14:Unid="fd6f7f18b6824a959ceb7ae935ab301e">
        <w:jc w:val="both" pt14:Unid="e6d3950e193e4388b7f3a99bcfe10490"/>
      </w:pPr>
      <w:r>
        <w:tab pt14:Unid="ac0e8f55802341b491ba40b01fa9c3a4"/>
      </w:r>
      <w:r>
        <w:rPr pt14:Unid="d0c088438b514b0b9963793f219d6f0e">
          <w:b pt14:Unid="4c2bcb44a52b460b8d48423ad0c97b36"/>
        </w:rPr>
        <w:t xml:space="preserve">12.23  </w:t>
      </w:r>
      <w:r>
        <w:rPr pt14:Unid="19adbaedd48040dd9db9e561c3ba4c53">
          <w:b pt14:Unid="4d383a5ab79a4a64820a76214f0348a9"/>
          <w:u w:val="single" pt14:Unid="429048af5dc44c0ea08865c53826d864"/>
        </w:rPr>
        <w:t>Force Majeure</w:t>
      </w:r>
      <w:r>
        <w:t>.  In the event that either party hereto shall be delayed or hindered in or prevented from the performance required hereunder by reason of strikes, lockouts, labor troubles, failure of power, riots, insurrection, war, acts of God, or other reason of like nature not the fault of the party delayed in perform in work or doing act (“</w:t>
      </w:r>
      <w:r>
        <w:rPr pt14:Unid="aaa7ffc910724037b5fcb23ba67da607">
          <w:b pt14:Unid="9f0af2b2ee1f499d8fff1a19d2fe4079"/>
        </w:rPr>
        <w:t>Permitted Delay</w:t>
      </w:r>
      <w:r>
        <w:rPr pt14:Unid="1a76762b7ecd4865b22adbb7de622b25">
          <w:bCs pt14:Unid="a528736eba6e4442a6b7814efa18aa6f"/>
        </w:rPr>
        <w:t>”</w:t>
      </w:r>
      <w:r>
        <w:t>) such party shall be excused for the period of time equivalent to the delay caused by such Permitted Delay.</w:t>
      </w:r>
    </w:p>
    <w:p pt14:Unid="68858a343c944588880c75c7de07b43f">
      <w:pPr/>
    </w:p>
    <w:p pt14:Unid="1bee12064d25497cb4507bf10412a4fa">
      <w:pPr pt14:Unid="2ae95e0150d5443d8ef9956ef0c37250">
        <w:jc w:val="both" pt14:Unid="c7faca9f51ce4047923d54cb587d70ff"/>
      </w:pPr>
      <w:r>
        <w:tab pt14:Unid="2bc20f3ec1e14d56ad35bb6dcc69e11a"/>
      </w:r>
      <w:r>
        <w:rPr pt14:Unid="a61e109d9dc548bcb249ae0b39a4bfde">
          <w:b pt14:Unid="77c220fa70d94c79a5a1fe18ad12cdb4"/>
        </w:rPr>
        <w:t xml:space="preserve">12.24  </w:t>
      </w:r>
      <w:r>
        <w:rPr pt14:Unid="f912831b201f4768982960baffb77235">
          <w:b pt14:Unid="7a71478a2f0b4587a36891d3ed969821"/>
          <w:u w:val="single" pt14:Unid="f59fc715b122457db55c40c74a957c19"/>
        </w:rPr>
        <w:t>Preliminary Negotiations</w:t>
      </w:r>
      <w:r>
        <w:t>.  The submission of this Lease form by Tenant for examination does not constitute an offer to Lease or a reservation of an option to Lease.  In addition, Landlord and Tenant acknowledge that neither of them shall be bound by the representations, promises or preliminary negotiations with respect to the Premises made by respective employees and agents, which are not set forth in this Lease.  It is their intention that neither party be legally bound in any way until this Lease has been fully executed by both Landlord and Tenant.</w:t>
      </w:r>
    </w:p>
    <w:p pt14:Unid="173e13a77b134be1a0f28e467b4849a2">
      <w:pPr pt14:Unid="c7e71bd94ed144cb9713dcecb0b2686e">
        <w:jc w:val="both" pt14:Unid="b73b3c0aeb34426cb80eb16410344568"/>
      </w:pPr>
    </w:p>
    <w:p pt14:Unid="a0a39d1aa5a84cef901e1395cde98ff3">
      <w:pPr pt14:Unid="ed8fe9c292994bfc990c9fc4048b51de">
        <w:jc w:val="both" pt14:Unid="5302b711b2484273b6a38bd5f94307d1"/>
      </w:pPr>
      <w:r>
        <w:tab pt14:Unid="39fef4451ac840ddad90e4ff366a7d37"/>
      </w:r>
      <w:r>
        <w:rPr pt14:Unid="0fb9b72e02aa436a88d08f2a09fd56c5">
          <w:b pt14:Unid="95fd7995d74d46fab2c1253a192689c3"/>
        </w:rPr>
        <w:t xml:space="preserve">12.25  </w:t>
      </w:r>
      <w:r>
        <w:rPr pt14:Unid="1bcfeaead30c4e9e9a1caab131e8c187">
          <w:b pt14:Unid="ef82db56c59646749715fa184d12da93"/>
          <w:u w:val="single" pt14:Unid="733af90249ad40e1a9a87698925b25ed"/>
        </w:rPr>
        <w:t>Pre-Existing Conditions</w:t>
      </w:r>
      <w:r>
        <w:t xml:space="preserve">. Nothing contained in this Lease shall be construed to impose any responsibility upon Tenant with regard to any loss, injury or other claim arising as a result of any condition that existed on the Premises at the time of Tenant’s taking possession thereof. </w:t>
      </w:r>
    </w:p>
    <w:p pt14:Unid="2b77ab9f1be94ee2bdec797ca61f0ae9">
      <w:pPr pt14:Unid="b9dd29dacc764b4cbf744be0336b77bb">
        <w:jc w:val="both" pt14:Unid="afaa0370aba1452392693e298b0b6f99"/>
      </w:pPr>
    </w:p>
    <w:p pt14:Unid="a27aae0bcd844be48962cc753c905402">
      <w:pPr pt14:Unid="6e6f597862394e7283a781288b474cc0">
        <w:jc w:val="both" pt14:Unid="b164b68aa0c04708929ffb660b13abe3"/>
      </w:pPr>
      <w:r>
        <w:tab pt14:Unid="f7ec0406d5ad4f4a869492124239e81e"/>
      </w:r>
      <w:r>
        <w:rPr pt14:Unid="388e3d89b1b14bd9a40aa688dd580b0b">
          <w:b pt14:Unid="a015a5f7b8674400909b67fce7ae5ccd"/>
        </w:rPr>
        <w:t xml:space="preserve">12.26  </w:t>
      </w:r>
      <w:r>
        <w:rPr pt14:Unid="9ccf13052cfb464283b57126e413670e">
          <w:b pt14:Unid="a33398b9eea34bf1a7f2c313f81b9e5d"/>
          <w:u w:val="single" pt14:Unid="ec1b3cc1ab2746e6b3b4fc786fe0c44c"/>
        </w:rPr>
        <w:t>Prohibited Persons and Transactions</w:t>
      </w:r>
      <w:r>
        <w:t>.  Each party hereby represents and warrants to the other that such representing party is currently in compliance with, and such representing party further covenants that such representing party shall at all times during the Term of the Lease (including any extension thereof) remain in compliance with, the regulations of the Office of Foreign Assets Control (“</w:t>
      </w:r>
      <w:r>
        <w:rPr pt14:Unid="a64b8dc643e741e1b3eea14982c87adb">
          <w:b pt14:Unid="3a8bcf7d7eb04ae09b6a1f04718e492f"/>
        </w:rPr>
        <w:t>OFAC</w:t>
      </w:r>
      <w:r>
        <w:t>”) of the U.S. Department of Treasury (including those named on OFAC’s Specially Designated Nationals and Blocked Persons List) and any statute, executive order (including, but not limited to, Executive Order 13224, dated September 24, 2001 and entitled “Blocking Property and Prohibiting Transactions with Persons Who Commit, Threaten to Commit, or Support Terrorism”), or other governmental, regulatory, or administrative action relating thereto.</w:t>
      </w:r>
    </w:p>
    <w:p pt14:Unid="df763cdc499044fa81e258c2f78fe7bf">
      <w:pPr pt14:Unid="adce93fdb1ae4334a3960f07a08ccffc">
        <w:jc w:val="both" pt14:Unid="12a3b774346b44d5b7f38f038c4d4a66"/>
      </w:pPr>
    </w:p>
    <w:p pt14:Unid="dbb50759b0724e2cb636d0dbc45fed53">
      <w:pPr pt14:Unid="88afa4bfce7f4300afc73a1c0a668121">
        <w:jc w:val="both" pt14:Unid="7fd2a1e06d2b421092689d185b59e030"/>
      </w:pPr>
      <w:r>
        <w:tab pt14:Unid="b7e28bd87dee4ee789264a1d55cd65b5"/>
      </w:r>
      <w:r>
        <w:rPr pt14:Unid="880f52c3e5fb41a5b4208cbc427ac8aa">
          <w:b pt14:Unid="3f2675a97ccc47078abe4bb8786518a3"/>
        </w:rPr>
        <w:t xml:space="preserve">12.27  </w:t>
      </w:r>
      <w:r>
        <w:rPr pt14:Unid="56cd6579205b4cde9d4ae209ce80e741">
          <w:b pt14:Unid="e534480cdc63415a9ca9e9cfea32470b"/>
          <w:u w:val="single" pt14:Unid="635116d247634c709b441c9bf09b8a18"/>
        </w:rPr>
        <w:t>Access by Landlord.</w:t>
      </w:r>
      <w:r>
        <w:t xml:space="preserve">  During Tenant’s normal business hours and upon at least 24 hours prior notice to Tenant, Landlord may enter the Premises for repairs and maintenance and otherwise performing Landlord’s obligations under this Lease, and showing the Premises to prospective purchasers or lenders. Landlord may access the Premises after Tenant’s business hours if: (a) entry is made with Tenant’s prior written approval, not to be unreasonably withheld; or (b) entry is necessary to complete emergency repairs and Landlord provides such advance notice as is reasonably practical. In accessing the Premises, Landlord shall use best efforts to minimize any interference with Tenant’s use and occupancy of the Premises. During the last 270 days of this lease, Landlord may place a “For Lease” or similarly worded sign on the Premises.</w:t>
      </w:r>
    </w:p>
    <w:p pt14:Unid="80739432d3f245e1a8aa98f8df7d57d9">
      <w:pPr pt14:Unid="7ef6887d58a644c2a015e54a19736e21">
        <w:jc w:val="both" pt14:Unid="04c2db89446c4e3c9d54b46ad7209a74"/>
      </w:pPr>
    </w:p>
    <w:p pt14:Unid="5d4a7427b10c408ea000aafad0ad898b">
      <w:pPr pt14:Unid="02477b16c1f0456c84e9dd81a4402495">
        <w:ind w:firstLine="720" pt14:Unid="53a7c39bcd064f41b005343a1549ceee"/>
        <w:jc w:val="both" pt14:Unid="58718442168a4364872678c23ccff33d"/>
      </w:pPr>
      <w:r>
        <w:rPr pt14:Unid="7751a7059636498a837accac10117693">
          <w:b pt14:Unid="b2ebb95673e14b7ab734069b7c3ce4b4"/>
        </w:rPr>
        <w:t xml:space="preserve">12.28  </w:t>
      </w:r>
      <w:r>
        <w:rPr pt14:Unid="fc9592a7e6cf4317a47cfb2ba8c0aeee">
          <w:b pt14:Unid="7d96d804ea9444b6a6879740516f7fad"/>
          <w:u w:val="single" pt14:Unid="33534a6dea1146dfbc317dc5e1d7b945"/>
        </w:rPr>
        <w:t>Financial Information.</w:t>
      </w:r>
      <w:r>
        <w:t xml:space="preserve">  Once per year, unless Tenant is in default of the Lease</w:t>
      </w:r>
      <w:del w:author="David Reed" w:id="175" w:date="2025-12-19T15:59:49.4372471+00:00">
        <w:r>
          <w:delText>, Landlord may request the most recent financial statements of Tenant (which shall include a balance sheet of Tenant and its consolidated subsidiaries, if any, as of the end of such year, and a statement of profits and losses of Tenant and its consolidated subsidiaries, if any, as of the end of such year), and Tenant will provide such statements within ten (10) business days of receiving Landlord’s request.</w:delText>
        </w:r>
      </w:del>
      <w:ins w:author="David Reed" w:id="176" w:date="2025-12-19T15:59:49.4372471+00:00">
        <w:r>
          <w:t xml:space="preserve"> beyond any applicable notice and cure period, Landlord may request in writing the most recent financial information of Tenant in a form provided by Tenant consistent with the form of financial information provided to Landlord prior to the Effective Date of this Lease, and Tenant will provide such statements within 20 days of receiving Landlord’s request.</w:t>
        </w:r>
      </w:ins>
    </w:p>
    <w:p pt14:Unid="93fd1ab602a1449da5dd278e839b436a">
      <w:pPr pt14:Unid="b51eb033a6eb407fa1d5becaf9414ed0">
        <w:jc w:val="center" pt14:Unid="9819189c9cf748b8995863fd3df2cb7d"/>
        <w:rPr pt14:Unid="b3f8e6cb4322429d8ec0fceced101394">
          <w:b pt14:Unid="c467b8644ce847058d63d5e1ebba558e"/>
        </w:rPr>
      </w:pPr>
    </w:p>
    <w:p pt14:Unid="fb889b48e31e4a2d85e994626bfc1d62">
      <w:pPr pt14:Unid="0ec0778d708249f98a0e5ee28e7628ba">
        <w:jc w:val="center" pt14:Unid="97bfb0b7a79e428d931fac405a18cc8d"/>
        <w:rPr pt14:Unid="ef5c9561595e4b239f2042226d483b5a">
          <w:b pt14:Unid="1352d957e3e04304894f55d2b850cabd"/>
        </w:rPr>
      </w:pPr>
      <w:r>
        <w:rPr pt14:Unid="e98ac6dc717244989949f50769940f9f">
          <w:b pt14:Unid="8607911a1298473e8893d86a7861d697"/>
        </w:rPr>
        <w:t xml:space="preserve">SECTION 13 - </w:t>
      </w:r>
      <w:r>
        <w:rPr pt14:Unid="4c689154ea914b1db3b64998de68617a">
          <w:b pt14:Unid="dea4ccafcf8841dcad650aef9b008823"/>
          <w:u w:val="single" pt14:Unid="dfe30adc9f5746deb4fde8ccb7e7542a"/>
        </w:rPr>
        <w:t>INDEMNIFICATION</w:t>
      </w:r>
    </w:p>
    <w:p pt14:Unid="c3040312b1d7482a94ab72b0b4408710">
      <w:pPr/>
    </w:p>
    <w:p pt14:Unid="fd033e611a694829a6d61cc31e0dbbd8">
      <w:pPr pt14:Unid="3af2988e70a1425a98ed50f97af84bc9">
        <w:jc w:val="both" pt14:Unid="70869e05a06741babc1102778b405fa7"/>
      </w:pPr>
      <w:r>
        <w:tab pt14:Unid="4d44de13edca44debb55fb4e62d213b9"/>
      </w:r>
      <w:r>
        <w:rPr pt14:Unid="3e998c82afc84d7db8cba1ed67a43ce3">
          <w:b pt14:Unid="4083b792e433442f850e7dbb5310a365"/>
        </w:rPr>
        <w:t xml:space="preserve">13.1  </w:t>
      </w:r>
      <w:r>
        <w:rPr pt14:Unid="735d5508e8944592a5503af55a58abec">
          <w:b pt14:Unid="d5550a4334304a53b59c7be4b07e84dd"/>
          <w:u w:val="single" pt14:Unid="1d01a2e4a88541049cc2ef18bf17f4dd"/>
        </w:rPr>
        <w:t>By Tenant</w:t>
      </w:r>
      <w:r>
        <w:t>.  Tenant hereby indemnifies and holds Landlord harmless from and against any and all claims, demands, liabilities and expenses, including attorneys’ fees, arising from the negligence of Tenant or its agents, employees, or contractors on the Premises, except to the extent caused by Landlord’s negligence or willful misconduct.  In the event any action or proceeding shall be brought against Landlord by reason of any such claim, Tenant shall defend the same at Tenant’s expense by counsel reasonably satisfactory to Landlord.</w:t>
      </w:r>
    </w:p>
    <w:p pt14:Unid="a001e9d533cd461abb6eb27e2cd0daf5">
      <w:pPr/>
    </w:p>
    <w:p pt14:Unid="1053993cd1244f9982135ca016767e77">
      <w:pPr pt14:Unid="3fdb345759084f559941a5af52cd0a58">
        <w:jc w:val="both" pt14:Unid="dd2314637cba4eaead65ce1782ef68a9"/>
      </w:pPr>
      <w:r>
        <w:tab pt14:Unid="fbac034ef5614431b5ff64506179593e"/>
      </w:r>
      <w:r>
        <w:rPr pt14:Unid="f3946179acb6406ba3890b1bf12ca80e">
          <w:b pt14:Unid="c74a7d13b52642ae85d953b6bc1e8320"/>
        </w:rPr>
        <w:t xml:space="preserve">13.2  </w:t>
      </w:r>
      <w:r>
        <w:rPr pt14:Unid="ad9bc020dfd041ecb3bc3037797a4002">
          <w:b pt14:Unid="adba25abdbd2406da1d363e7cddc0bed"/>
          <w:u w:val="single" pt14:Unid="a094056c95b543f0994b06530af844ee"/>
        </w:rPr>
        <w:t>By Landlord</w:t>
      </w:r>
      <w:r>
        <w:t>.  Landlord hereby indemnifies and holds Tenant harmless from and against any and all claims, demands, liabilities and expenses, including attorneys’ fees, arising from the negligence of Landlord or its agents, employees, or contractors occurring on the Property, except to the extent caused by Tenant’s negligence or willful misconduct.  In the event any action or proceeding shall be brought against Tenant by reason of any such claim, Landlord shall defend the same at Landlord’s expense by counsel reasonably satisfactory to Tenant.</w:t>
      </w:r>
    </w:p>
    <w:p pt14:Unid="9e44bf8b0c314aa1af2901fa76ff30b1">
      <w:pPr/>
    </w:p>
    <w:p pt14:Unid="898491fceb9443d3999e5a9ae6469ec9">
      <w:pPr/>
    </w:p>
    <w:p pt14:Unid="f82c74f770ca4372b3fd9a2520eacd3c">
      <w:pPr/>
    </w:p>
    <w:p pt14:Unid="6ab75e3ce0394a09a2ee7036dc1af8fb">
      <w:pPr pt14:Unid="e24beee187674ee39e720a48055ccbc9">
        <w:jc w:val="center" pt14:Unid="f42d837ad85c4ca4ad83a3d906bfc9ab"/>
      </w:pPr>
      <w:r>
        <w:t>[Signature Page Follows]</w:t>
      </w:r>
    </w:p>
    <w:p pt14:Unid="bda9e7a3140746cf8cde0ee82dac5b96">
      <w:pPr pt14:Unid="50378d1418c44731a2a11d81df16e089">
        <w:jc w:val="both" pt14:Unid="f99d67eb46a8446482bf2e80f9c6e1b1"/>
      </w:pPr>
      <w:r>
        <w:br w:type="page" pt14:Unid="b86141e2483f42bf9f2a4fd22d7811d7"/>
      </w:r>
      <w:r>
        <w:tab pt14:Unid="10827ffdbdb642a391916152c4cd72af"/>
      </w:r>
      <w:r>
        <w:rPr pt14:Unid="2dd1c9d23dc34a05bb4920c8bd041b02">
          <w:b pt14:Unid="2ae71bfe35be41daa4bc80ea2a6740c3"/>
        </w:rPr>
        <w:t>IN WITNESS WHEREOF</w:t>
      </w:r>
      <w:r>
        <w:t>, on the day and year first above written, Landlord and Tenant have duly executed this Lease under seal as their free act and deed.</w:t>
      </w:r>
    </w:p>
    <w:p pt14:Unid="5be5fa619cad4d9990a286d46535b6c0">
      <w:pPr/>
    </w:p>
    <w:p pt14:Unid="e139c3ee3b8f4b018a172261df8b3fd9">
      <w:pPr pt14:Unid="1088ecdeaf1146a182b055973730ef5f">
        <w:rPr pt14:Unid="816bc5965189465d8edfed2b1e38aad1">
          <w:b pt14:Unid="1a4eae4ea29b4075a4ea3ce98049d74f"/>
        </w:rPr>
      </w:pPr>
      <w:r>
        <w:rPr pt14:Unid="026783bf04fd41b5b7345fdae1dd1407">
          <w:b pt14:Unid="798e9d5b3afb4dd78fc0dd1b3456e821"/>
        </w:rPr>
        <w:tab pt14:Unid="6dcd61efd4de450f91a919d49090dc02"/>
      </w:r>
      <w:r>
        <w:rPr pt14:Unid="229e69cb19e54f429ea892af72fe9af3">
          <w:b pt14:Unid="abc5f423de5d4227b5a117ea06785255"/>
        </w:rPr>
        <w:tab pt14:Unid="ce6d2508bce847308511e59495f117fc"/>
      </w:r>
      <w:r>
        <w:rPr pt14:Unid="35221683b5bc4641853d21a00e30e292">
          <w:b pt14:Unid="f05b3deb4e2348489c83b67c76a69c13"/>
        </w:rPr>
        <w:t>LANDLORD:</w:t>
      </w:r>
    </w:p>
    <w:p pt14:Unid="a472fe5b63d54e77b7becb6beee9fee5">
      <w:pPr/>
      <w:r>
        <w:tab pt14:Unid="67013451a1f849dc9456218341451d7e"/>
      </w:r>
    </w:p>
    <w:p pt14:Unid="73a073b1ccf744f1abb56e36d1d45ad2">
      <w:pPr/>
      <w:r>
        <w:tab pt14:Unid="d06d74f46c3a41af972e028b25c423b0"/>
      </w:r>
      <w:r>
        <w:tab pt14:Unid="0d0c841b19254854a3c0c5743b166848"/>
      </w:r>
      <w:r>
        <w:rPr pt14:Unid="917fd5330641422a8f9106a8ded56fa6">
          <w:b pt14:Unid="16e8030953e84fd5ba9bf7991c7b9df2"/>
          <w:bCs pt14:Unid="3233b9a9479d493eb8ee94b20b5dca36"/>
        </w:rPr>
        <w:t>EJ INDUSTRIAL LLC</w:t>
      </w:r>
      <w:r>
        <w:t xml:space="preserve">, </w:t>
      </w:r>
    </w:p>
    <w:p pt14:Unid="04228b869dde4427bcd01629677c33af">
      <w:pPr pt14:Unid="a4c9be04603b40299379db1d70d0591f">
        <w:ind w:left="720" w:firstLine="720" pt14:Unid="7b6b918a0182485eba33a37e5fa0b9d4"/>
      </w:pPr>
      <w:r>
        <w:t>a Texas limited liability company</w:t>
      </w:r>
    </w:p>
    <w:p pt14:Unid="4ce713fe3c344fdeb18da12e1c270cd8">
      <w:pPr/>
    </w:p>
    <w:p pt14:Unid="8235ede6580f41b6998c535c288dcb3b">
      <w:pPr pt14:Unid="014f9de8debe41b09698a8ca7819b427">
        <w:rPr pt14:Unid="97a2c519723b4351b91d2e34525c179f">
          <w:sz w:val="18" pt14:Unid="4cc80d0bb8c0478a91ebe7751f0a55f7"/>
          <w:szCs w:val="18" pt14:Unid="da413f2c868944b3ab0a701fc007eab8"/>
        </w:rPr>
      </w:pPr>
    </w:p>
    <w:p pt14:Unid="47a9eee45f9740d88bb06a5587d97956">
      <w:pPr/>
      <w:r>
        <w:tab pt14:Unid="95a1f7b096064fa38cf638aa605f0134"/>
      </w:r>
      <w:r>
        <w:tab pt14:Unid="d06eda649001469fa879843c7c0b2b17"/>
      </w:r>
      <w:r>
        <w:t>By:  _________________________</w:t>
      </w:r>
    </w:p>
    <w:p pt14:Unid="f290435fb8d44da991108caffd1ae959">
      <w:pPr/>
      <w:r>
        <w:tab pt14:Unid="8adb7dc0f22a48be9af91fca07ea7cfc"/>
      </w:r>
      <w:r>
        <w:tab pt14:Unid="f635a9df71eb40109b7cd38d0359eac8"/>
      </w:r>
      <w:r>
        <w:t>Print Name:  __________________</w:t>
      </w:r>
    </w:p>
    <w:p pt14:Unid="ed98c676bd5347c3af74f9ba223e5198">
      <w:pPr/>
      <w:r>
        <w:tab pt14:Unid="cc17f87b4aa64eea8be682e233133ff2"/>
      </w:r>
      <w:r>
        <w:tab pt14:Unid="b1b3cb4fe15040e9b2af7caa6d407d1c"/>
      </w:r>
      <w:r>
        <w:t>Title: ________________________</w:t>
      </w:r>
    </w:p>
    <w:p pt14:Unid="ab6d2f4358374ea790eae402b7d2f5b6">
      <w:pPr/>
    </w:p>
    <w:p pt14:Unid="0bc56e60996749b2b09d69af3b96104a">
      <w:pPr pt14:Unid="5cbf6f09e23b417abacc5fdaaead1edc">
        <w:rPr pt14:Unid="cd6d6462504443a5ab96bb5271c208f2">
          <w:b pt14:Unid="6f580df87dbd49b992ed05efc8d0b4ca"/>
        </w:rPr>
      </w:pPr>
    </w:p>
    <w:p pt14:Unid="e5273ef4976c46db8e8feb03086f8f75">
      <w:pPr/>
      <w:r>
        <w:rPr pt14:Unid="136be2c24535470093a747c58630d21c">
          <w:b pt14:Unid="e4f119dc3779413db0854ad6088b47c6"/>
        </w:rPr>
        <w:tab pt14:Unid="962327099b094bb1b6a66c8b12cbe42f"/>
      </w:r>
      <w:r>
        <w:rPr pt14:Unid="999be4255bde450190392cfbe6d5ddd9">
          <w:b pt14:Unid="ca4cd7ec9ab3449a978083214a2d4985"/>
        </w:rPr>
        <w:tab pt14:Unid="066daa63402541fdbe97571b0a28bfca"/>
      </w:r>
      <w:r>
        <w:rPr pt14:Unid="79d18034471c42f299cc3566806c800a">
          <w:b pt14:Unid="12f301f629a54556b1773f665cc7f9ce"/>
          <w:bCs pt14:Unid="a1bc1854fbad4364b46638a16547f0d8"/>
        </w:rPr>
        <w:t>INDUSTRIAL COURT PARTNERS LLC</w:t>
      </w:r>
      <w:r>
        <w:t xml:space="preserve">, </w:t>
      </w:r>
    </w:p>
    <w:p pt14:Unid="0be7ea7c93654b8eb66898757d2c48d2">
      <w:pPr pt14:Unid="674dff9cb36f48ad97a7e22a86b279fc">
        <w:ind w:left="720" w:firstLine="720" pt14:Unid="dd21a3f0e71b409483b15f211302b254"/>
      </w:pPr>
      <w:r>
        <w:t>a Texas limited liability company</w:t>
      </w:r>
    </w:p>
    <w:p pt14:Unid="fc0ddaae4f884cd69e2373e752860782">
      <w:pPr pt14:Unid="6b2fc55018634578a45fceb0aca8973d">
        <w:ind w:left="720" w:firstLine="720" pt14:Unid="ad3f5fb77a5e48159fec2c1de13170c1"/>
      </w:pPr>
    </w:p>
    <w:p pt14:Unid="f9f1722933dc4c9294c0e4098d97b72a">
      <w:pPr pt14:Unid="03aa5bd5855f4a4cb9269d696d3ba5e3">
        <w:ind w:left="720" w:firstLine="720" pt14:Unid="6825bbb3ad8a4067839fb142c189411d"/>
      </w:pPr>
    </w:p>
    <w:p pt14:Unid="68ced85018844970a7920cfa2b58251f">
      <w:pPr pt14:Unid="9adbd676cda749ec99b4cfcc5ec0869a">
        <w:ind w:left="720" w:firstLine="720" pt14:Unid="f39b9801e6924b599fdbf78ba28d0e83"/>
      </w:pPr>
      <w:r>
        <w:t>By:  _________________________</w:t>
      </w:r>
    </w:p>
    <w:p pt14:Unid="dacb3de407bd47d282d407fee3715d3f">
      <w:pPr/>
      <w:r>
        <w:tab pt14:Unid="2119e56a2ab34530b1854064f2e1c56b"/>
      </w:r>
      <w:r>
        <w:tab pt14:Unid="73b714891e39404a9a7cd872c2d84b33"/>
      </w:r>
      <w:r>
        <w:t>Print Name:  __________________</w:t>
      </w:r>
    </w:p>
    <w:p pt14:Unid="f768cf2f99fd44dfae4106864cac94cc">
      <w:pPr/>
      <w:r>
        <w:tab pt14:Unid="826aaca10c7e47338342e32b5feda945"/>
      </w:r>
      <w:r>
        <w:tab pt14:Unid="fa6520aee96d4f46aa567d8e3dab730a"/>
      </w:r>
      <w:r>
        <w:t>Title: ________________________</w:t>
      </w:r>
    </w:p>
    <w:p pt14:Unid="c0fbaf9113e34f41869f431ab77496eb">
      <w:pPr pt14:Unid="59c7e2569d974046b3ea9d94fafe4c59">
        <w:ind w:left="720" w:firstLine="720" pt14:Unid="6f03686ccfa1455bbfbbad3c06ddbbc7"/>
        <w:rPr pt14:Unid="1e2196eeba3146bb81df5a152d022e58">
          <w:b pt14:Unid="deb0510db2a145c59c58eec9eec5cf01"/>
        </w:rPr>
      </w:pPr>
    </w:p>
    <w:p pt14:Unid="d76707a75e124fa6aac35fe1f8d520d6">
      <w:pPr pt14:Unid="00311764894448fe89f44c070ab1573d">
        <w:rPr pt14:Unid="89797c5a7bbe496f8bda48f7fae2e3a6">
          <w:b pt14:Unid="884e13b89efd45ca9dcaee542c8b74f9"/>
        </w:rPr>
      </w:pPr>
    </w:p>
    <w:p pt14:Unid="2d4eb1dd77a341e1b7c5b05b514455a2">
      <w:pPr pt14:Unid="14a89455fcdc4a3bae54d25be697ebfb">
        <w:rPr pt14:Unid="1437a6ae260d4462a37043383c99ebca">
          <w:b pt14:Unid="9d96ac0e11db4cbc9f40c141da506722"/>
        </w:rPr>
      </w:pPr>
    </w:p>
    <w:p pt14:Unid="4d82538ecaeb46e6a686db7a69e8ae54">
      <w:pPr pt14:Unid="d76ee1e946d14091834e584b6981f2ab">
        <w:rPr pt14:Unid="7824fe28b5d64db09e6588b168d9b8b8">
          <w:b pt14:Unid="ac4dd481d6fd4444bc808edfa4467580"/>
        </w:rPr>
      </w:pPr>
      <w:r>
        <w:rPr pt14:Unid="6d643219cb5d456eb8d855b19eeafcd8">
          <w:b pt14:Unid="3740cb8d972042b095121947c00d99c0"/>
        </w:rPr>
        <w:tab pt14:Unid="4ac8282f64104cfeb9a766f216ed8be9"/>
      </w:r>
      <w:r>
        <w:rPr pt14:Unid="43377f89318d42ff9878e9088d939b91">
          <w:b pt14:Unid="88197aad0c594c15a26dafcd8bd676ae"/>
        </w:rPr>
        <w:tab pt14:Unid="e9013876b23846b1ae3676acfce6bf83"/>
      </w:r>
      <w:r>
        <w:rPr pt14:Unid="1fc6d5c396fb48c2b043094913acf78a">
          <w:b pt14:Unid="4f57eb86673d418ba59780435a11a93a"/>
        </w:rPr>
        <w:t>TENANT:</w:t>
      </w:r>
    </w:p>
    <w:p pt14:Unid="7e150707f2eb407393ef82f33b0b78fb">
      <w:pPr pt14:Unid="be49e6235457411aad8e349af62c9862">
        <w:rPr pt14:Unid="e85d16bda59e482ea1b3f9f4e590c3d1">
          <w:b pt14:Unid="2db407d9904c42baaaf90494f38b1077"/>
        </w:rPr>
      </w:pPr>
    </w:p>
    <w:p pt14:Unid="b431f5a5b87c4e77a856a2103bc15985">
      <w:pPr/>
      <w:r>
        <w:tab pt14:Unid="b7335e8cee72453aa29bdd12d362442e"/>
      </w:r>
      <w:r>
        <w:tab pt14:Unid="7d45437baeae4a29b65b8c189bff7c42"/>
      </w:r>
      <w:r>
        <w:rPr pt14:Unid="3cf2cc6b53a44376a4877c49fa743d45">
          <w:b pt14:Unid="3ff00732d10b4d43a9ee2dc82f9eaee6"/>
          <w:bCs pt14:Unid="78206d53465745ca86efadb0c35ac9ea"/>
        </w:rPr>
        <w:t>BFI WASTE SERVICES OF TEXAS, L.P.</w:t>
      </w:r>
      <w:r>
        <w:t xml:space="preserve">, </w:t>
      </w:r>
    </w:p>
    <w:p pt14:Unid="1374f011eb384da0b461d619f7bce7a0">
      <w:pPr pt14:Unid="cdfbfe4571af4dc1a9138461d5838e47">
        <w:ind w:left="720" w:firstLine="720" pt14:Unid="a2c3a507aced4d0e933e2ba6c4330ca9"/>
      </w:pPr>
      <w:r>
        <w:t>a Delaware limited partnership</w:t>
      </w:r>
    </w:p>
    <w:p pt14:Unid="d72366b0490e4a83a48c3e7d0d448728">
      <w:pPr pt14:Unid="bbae99c358fb4767be0645335ac22c75">
        <w:ind w:left="720" w:firstLine="720" pt14:Unid="bef198ab09e244e3ae61fb72cc2896cf"/>
      </w:pPr>
    </w:p>
    <w:p pt14:Unid="3b7dd0e7867f4cbb8f1aff9276e030a6">
      <w:pPr pt14:Unid="8c35e03184b6475992ff2509720506b4">
        <w:ind w:left="1440" w:firstLine="720" pt14:Unid="6efcd0cd6e504e57b9c2bb8ebfd01426"/>
      </w:pPr>
      <w:r>
        <w:t xml:space="preserve">By: Allied Waste Landfill Holdings, Inc., </w:t>
      </w:r>
    </w:p>
    <w:p pt14:Unid="86d01bfd1bc945789fd2bd284a3b9238">
      <w:pPr pt14:Unid="51421df412c143869f7761941530fd1b">
        <w:ind w:left="1440" w:firstLine="720" pt14:Unid="8c869ef6077d4c75bc090716b98da4f0"/>
      </w:pPr>
      <w:r>
        <w:t>a Delaware corporation, its General Partner</w:t>
      </w:r>
    </w:p>
    <w:p pt14:Unid="c711fee2052846a28a0408ee72eee724">
      <w:pPr/>
    </w:p>
    <w:p pt14:Unid="55fb2bfc471f4a439619b8e77f5a2205">
      <w:pPr pt14:Unid="01e26a6715e64c65b0af3cf66da1c291">
        <w:rPr pt14:Unid="33df728774b74bde8d131b97ba12cecb">
          <w:sz w:val="18" pt14:Unid="3f5fad78aadf44c890986942bfa44e9e"/>
          <w:szCs w:val="18" pt14:Unid="a724a281bb2a4291b63d480fc249429a"/>
        </w:rPr>
      </w:pPr>
    </w:p>
    <w:p pt14:Unid="32d3cb1e67254d5ebe47c67d7ed70a2f">
      <w:pPr/>
      <w:r>
        <w:tab pt14:Unid="1b87d0228d8d42d384c6d36a1931b55b"/>
      </w:r>
      <w:r>
        <w:tab pt14:Unid="f8c0f6475d2d4e07b9cd8bc5270adf27"/>
      </w:r>
      <w:r>
        <w:t>By: _________________________</w:t>
      </w:r>
    </w:p>
    <w:p pt14:Unid="dceba26dbeb54aeb94fcc1bf33fe7b0a">
      <w:pPr/>
      <w:r>
        <w:tab pt14:Unid="7b42d73d99c64946a50b491bc8400697"/>
      </w:r>
      <w:r>
        <w:tab pt14:Unid="83b493c8b3524b5ab25f7d0b9c3151cc"/>
      </w:r>
      <w:r>
        <w:t>Name:</w:t>
      </w:r>
      <w:r>
        <w:tab pt14:Unid="55ba3e86c54d491789f8ae48daf9cb41"/>
      </w:r>
      <w:r>
        <w:t>______________________</w:t>
      </w:r>
    </w:p>
    <w:p pt14:Unid="3e423c11e8a9472f9d85b6d24273fbf8">
      <w:pPr/>
      <w:r>
        <w:tab pt14:Unid="bee4e01a1315476cae2c7afab7983b44"/>
      </w:r>
      <w:r>
        <w:tab pt14:Unid="106ea8897d0b42ef9cfec18341bb2c95"/>
      </w:r>
      <w:r>
        <w:t>Title:</w:t>
      </w:r>
      <w:r>
        <w:tab pt14:Unid="c0312dd0e4f742a1b21b4746d5b6cc9d"/>
      </w:r>
      <w:r>
        <w:t>______________________</w:t>
      </w:r>
    </w:p>
    <w:p pt14:Unid="65eb4b12fb85452ba0d8ee047ac947e1">
      <w:pPr pt14:Unid="8e05ed46872b4812be35adcd3b94f849">
        <w:jc w:val="center" pt14:Unid="6aa7f9825a81459db0ea5f90266f3ec6"/>
        <w:rPr pt14:Unid="771fc0d511df41479b1bcea1ba732390">
          <w:b pt14:Unid="7bec5f10ce4c44e1b07d427476e3145d"/>
          <w:u w:val="single" pt14:Unid="baa57b5831f640048a56e745e38eaff4"/>
        </w:rPr>
      </w:pPr>
      <w:r>
        <w:rPr pt14:Unid="0839001eb8124e418ff29f491a5bbbbc">
          <w:b pt14:Unid="dc17f139552b430ba17c71b0a749bd1e"/>
        </w:rPr>
        <w:br w:type="page" pt14:Unid="f1440e3b202f49cc892226e9df7bfd71"/>
      </w:r>
      <w:r>
        <w:rPr pt14:Unid="d48efb5d06514f45a678edbecac22012">
          <w:b pt14:Unid="16a13fc8696b42738ab9c04b90916f78"/>
          <w:u w:val="single" pt14:Unid="f8d88025c25b44f7bf296f6cf8792eb1"/>
        </w:rPr>
        <w:t>EXHIBIT “A”</w:t>
      </w:r>
    </w:p>
    <w:p pt14:Unid="147c0f8993b0486b9aa1594d4af84530">
      <w:pPr pt14:Unid="b0739ea85cc74b8b9d54fb5aea409169">
        <w:jc w:val="center" pt14:Unid="727ef8f2ed5e411a96b1bf00bad6e6fc"/>
        <w:rPr pt14:Unid="a9065909bf4f4f158775e6759458d6fe">
          <w:b pt14:Unid="2807eae93ae649d3bb5f856eb107d5c0"/>
        </w:rPr>
      </w:pPr>
    </w:p>
    <w:p pt14:Unid="627627e037a24004ba6cc753618a3b55">
      <w:pPr pt14:Unid="074a9d391fad408cb6d10cea5093ec27">
        <w:jc w:val="center" pt14:Unid="40366ae8dc02466992ad4e0e7e083209"/>
        <w:rPr pt14:Unid="a3c66e05f7384304a5fe6ced6003eff1">
          <w:b pt14:Unid="b2cad2b59c4a4105a53f2b186c791f37"/>
        </w:rPr>
      </w:pPr>
      <w:r>
        <w:rPr pt14:Unid="f276f8f222ec477da02a4bcb06702ebb">
          <w:b pt14:Unid="64b8e1e7235b49eeae3cfdeb64efdcfd"/>
        </w:rPr>
        <w:t>Real Property</w:t>
      </w:r>
    </w:p>
    <w:p pt14:Unid="232900389e104976b31450dfdec2db82">
      <w:pPr pt14:Unid="fa7dad6820e84c2691c41b53cf080f7e">
        <w:jc w:val="center" pt14:Unid="2219824e370a4f02a73078bb0182025f"/>
        <w:rPr pt14:Unid="ecc860cbe3dd4a1d8113ddd4be09e49b">
          <w:b pt14:Unid="d80ea94c313e4accacedd43c8de7b2fe"/>
        </w:rPr>
      </w:pPr>
    </w:p>
    <w:p pt14:Unid="30346b3e5e594a8ba15c8cbabb8356a5">
      <w:pPr pt14:Unid="47dacde8ebc441eeb80b117c46a538f0">
        <w:jc w:val="center" pt14:Unid="abf9a8dd899449ce9113e7c81dfc04c2"/>
        <w:rPr pt14:Unid="8aca6af916ca41149cdf0b64a83b81b8">
          <w:b pt14:Unid="7b7a0a757a7443a4bdd0e2fe8194b2a6"/>
          <w:u w:val="single" pt14:Unid="b636f5b6423b4a6cafb521b2c411b4bc"/>
        </w:rPr>
      </w:pPr>
      <w:r>
        <w:rPr pt14:Unid="5ad88f5a88864720ba809f6a5ae23b38">
          <w:b pt14:Unid="812cc14778484d90a8d97189c874518c"/>
        </w:rPr>
        <w:br w:type="page" pt14:Unid="969d3a591f02478ca1d69ba3a994be38"/>
      </w:r>
      <w:r>
        <w:rPr pt14:Unid="31b8d9c7687c4e09bf99aeef83c46a83">
          <w:b pt14:Unid="e764276204404cfb8649367afcd1d330"/>
          <w:u w:val="single" pt14:Unid="1c54340c94cc482285e9fabb5fea19f1"/>
        </w:rPr>
        <w:t>EXHIBIT “A-1”</w:t>
      </w:r>
    </w:p>
    <w:p pt14:Unid="a6b7e99547b74e839ea48b0e30cf34bd">
      <w:pPr pt14:Unid="3c50ae934af84ad692f634a88e071566">
        <w:jc w:val="center" pt14:Unid="e72477f937a64fdd82c002230fea538f"/>
        <w:rPr pt14:Unid="c8f23e5447a44fac859ba1628836dcbc">
          <w:b pt14:Unid="59e5e04dcef54c05adbab6a32e666ba0"/>
        </w:rPr>
      </w:pPr>
    </w:p>
    <w:p pt14:Unid="8f4dc9b48561470196a4beb1d1a6f4cc">
      <w:pPr pt14:Unid="0bd195ddbda64ec0bc71c2ab48481a91">
        <w:jc w:val="center" pt14:Unid="5cc8994ad91f456cbe0afa223e6ce503"/>
        <w:rPr pt14:Unid="1b0d76a500d94504b2ea674c4b450e0f">
          <w:b pt14:Unid="519419caddfa49bfaa82c9366e143d45"/>
        </w:rPr>
      </w:pPr>
      <w:r>
        <w:rPr pt14:Unid="6e876f7f26e24afe8c3291bf510a86bf">
          <w:b pt14:Unid="fbd83d22895240ee9988b9d279ce8194"/>
        </w:rPr>
        <w:t>Premises</w:t>
      </w:r>
    </w:p>
    <w:p pt14:Unid="de49a1ce84a3411db8f81a4d3d2ad111">
      <w:pPr pt14:Unid="df1187817d0c4d5d958bb63e1afc35eb">
        <w:jc w:val="center" pt14:Unid="5faa6c990fb0475ea1d1aae85fc02c7a"/>
        <w:rPr pt14:Unid="43c524b965034a3582fc36c2cb12a176">
          <w:b pt14:Unid="40687f2beff74172a43fa52fc700f399"/>
        </w:rPr>
      </w:pPr>
    </w:p>
    <w:p pt14:Unid="fef7c711c1cf47e28e5f52190ea4fc81">
      <w:pPr pt14:Unid="dde146d4eaf54b01a6c24f367e9ef10c">
        <w:rPr pt14:Unid="be92ed8420c147ae998aab37ac943c03">
          <w:b pt14:Unid="f19f9598f926434e8a3c0f1f70e6c071"/>
        </w:rPr>
      </w:pPr>
      <w:r>
        <w:rPr pt14:Unid="2d52f4f893af4ea48114a541efecb8af">
          <w:snapToGrid pt14:Unid="6e49de07edcf44a7bb427e6de65787ad"/>
        </w:rPr>
        <w:drawing pt14:Unid="f1036ec67a514a42b2d498c34e89f5f9" pt14:SHA1Hash="395317d71e2fca3a50c7b37da01e75d9ebd518ca">
          <wp:inline distT="0" distB="0" distL="0" distR="0" pt14:Unid="bd84b64606814315b497de59c2089f3d">
            <wp:extent cx="5325745" cy="4199255" pt14:Unid="d705aa67ea66428eabb407bc1ed9faed"/>
            <wp:effectExtent l="0" t="0" r="0" b="0" pt14:Unid="ffb6d9e0aa0349359ac04c0175ddcd3e"/>
            <wp:docPr id="1" name="Picture 1" descr="An aerial view of a city&#10;&#10;AI-generated content may be incorrect." pt14:Unid="91c85ca206b4473dafbc7d918115b3f6"/>
            <wp:cNvGraphicFramePr pt14:Unid="26d855e9ca9e475fa2b1ff8682455cc6">
              <a:graphicFrameLocks xmlns:a="http://schemas.openxmlformats.org/drawingml/2006/main" noChangeAspect="1" pt14:Unid="2fd7da7ad7f44ea3b44f5034136f2697"/>
            </wp:cNvGraphicFramePr>
            <a:graphic xmlns:a="http://schemas.openxmlformats.org/drawingml/2006/main" pt14:Unid="cd130a25b61149968b3c939d47104c84">
              <a:graphicData uri="http://schemas.openxmlformats.org/drawingml/2006/picture" pt14:Unid="668efc8c7ca44177b6af3b06da5dc45b">
                <pic:pic xmlns:pic="http://schemas.openxmlformats.org/drawingml/2006/picture" pt14:Unid="27ee96627c3b4cfa8e1e77dee5708321">
                  <pic:nvPicPr pt14:Unid="22f5fbc17a6d4940a683db3ec1f9ff93">
                    <pic:cNvPr id="0" name="Picture 1" descr="An aerial view of a city&#10;&#10;AI-generated content may be incorrect." pt14:Unid="31812dc3e46541ce873cf8f1cc9c4340"/>
                    <pic:cNvPicPr pt14:Unid="8405c41730aa4c0291dcd09a6f2ce4af">
                      <a:picLocks noChangeAspect="1" noChangeArrowheads="1" pt14:Unid="f6bba6b4beb045fbb30b444c5616bec3"/>
                    </pic:cNvPicPr>
                  </pic:nvPicPr>
                  <pic:blipFill pt14:Unid="205441ac30794eed9a9beb8471a6cde1">
                    <a:blip r:embed="Rb806595ed4504064af68ac9211429c03" pt14:Unid="24a9be992cd0486c8b208a0ab4f70216">
                      <a:extLst pt14:Unid="ba84e2d749fd48bfa9b71206cbe18a02">
                        <a:ext uri="{28A0092B-C50C-407E-A947-70E740481C1C}" pt14:Unid="c1fa45d7d20443e49283b8d2a98173ab">
                          <a14:useLocalDpi xmlns:a14="http://schemas.microsoft.com/office/drawing/2010/main" val="0" pt14:Unid="6ebf820a9d2c491bac41f81669178220"/>
                        </a:ext>
                      </a:extLst>
                    </a:blip>
                    <a:srcRect pt14:Unid="c82f70eebe2e4f3192782c99ee8545ef"/>
                    <a:stretch pt14:Unid="17a883327ae14808be016fe50c9443dd">
                      <a:fillRect pt14:Unid="c997fad8d7b14136b0ff929410d0b67a"/>
                    </a:stretch>
                  </pic:blipFill>
                  <pic:spPr bwMode="auto" pt14:Unid="2a904efa14504e0f95e3b05bb531e5c3">
                    <a:xfrm pt14:Unid="38888c62dc1740e9a1f58a35fd015fd5">
                      <a:off x="0" y="0" pt14:Unid="302ca2b838fe428cbf39d2f1cbd68c7d"/>
                      <a:ext cx="5325745" cy="4199255" pt14:Unid="756074ac977b46acba3ca375512e0109"/>
                    </a:xfrm>
                    <a:prstGeom prst="rect" pt14:Unid="822a50ff853e491dbeab2e94d655b56a">
                      <a:avLst pt14:Unid="c336075a1bb049849d32b86833424bc4"/>
                    </a:prstGeom>
                    <a:noFill pt14:Unid="d9ec6b1366564a2aa8328e819b746554"/>
                    <a:ln pt14:Unid="c8554648cf3b49b7b600dfbeaf8ab238">
                      <a:noFill pt14:Unid="09a46a696dc74c6eaa7352b4025af00b"/>
                    </a:ln>
                  </pic:spPr>
                </pic:pic>
              </a:graphicData>
            </a:graphic>
          </wp:inline>
        </w:drawing>
      </w:r>
    </w:p>
    <w:p pt14:Unid="05f7b516e0854b7bb9344561946c31b7">
      <w:pPr pt14:Unid="0b25f88e4fa24452a928392998591b50">
        <w:rPr pt14:Unid="806c21e10e084ea69b97932954d86f15">
          <w:bCs pt14:Unid="7b13a2f02e5f435297cbbf7413fd0920"/>
        </w:rPr>
      </w:pPr>
      <w:r>
        <w:rPr pt14:Unid="e301172efe1d4349ae9a92237dd790aa">
          <w:bCs pt14:Unid="f4e328d5133b4f878f6a1da795adaa89"/>
        </w:rPr>
        <w:t>Figure A-1.1: Site Plan</w:t>
      </w:r>
    </w:p>
    <w:p pt14:Unid="ed24b1c6814743c8ba871dc07970d01a">
      <w:pPr pt14:Unid="93cd1450c7de4ef09f3fdaafaf5ce255">
        <w:rPr pt14:Unid="9ce7b06e9b3f4db996f5e607ba585f5f">
          <w:bCs pt14:Unid="32cf041e03f242c2b98107c749e3e71c"/>
        </w:rPr>
      </w:pPr>
    </w:p>
    <w:p pt14:Unid="de43cb0208ff421b88b5ebdd8b85916c">
      <w:pPr pt14:Unid="e968e10f2f9a421a839b900b12b4e501">
        <w:rPr pt14:Unid="22047e6565e14502b7c7e77a58269d36">
          <w:bCs pt14:Unid="109ca58ffff944e9a51d1d4e378b8239"/>
        </w:rPr>
      </w:pPr>
      <w:r>
        <w:rPr pt14:Unid="26b33f997d1a40d58a0209de0d82b11c">
          <w:snapToGrid pt14:Unid="8f3b42d06720477887a4ca08e62e85e4"/>
        </w:rPr>
        <w:drawing pt14:Unid="1d7f48be4e434497892f49d8b2f1eafd" pt14:SHA1Hash="2657c93f7f9043d61f6f37f47af8e4ad370a251f">
          <wp:inline distT="0" distB="0" distL="0" distR="0" pt14:Unid="6b1cd2ee007342ac97b9ab452bb133ff">
            <wp:extent cx="5384800" cy="3860800" pt14:Unid="5ea9aa759a70428699a89169e03231c6"/>
            <wp:effectExtent l="0" t="0" r="0" b="0" pt14:Unid="ca5619234b8a408792012b3b813d9719"/>
            <wp:docPr id="2" name="Picture 1" descr="An aerial view of a land with buildings and roads&#10;&#10;AI-generated content may be incorrect." pt14:Unid="ef6d0b8a6cbb454896dc6b119a5e6625"/>
            <wp:cNvGraphicFramePr pt14:Unid="60fc2919c53d43d787ad39f034453139">
              <a:graphicFrameLocks xmlns:a="http://schemas.openxmlformats.org/drawingml/2006/main" noChangeAspect="1" pt14:Unid="418e1efbd8744cfdad64e12de435f491"/>
            </wp:cNvGraphicFramePr>
            <a:graphic xmlns:a="http://schemas.openxmlformats.org/drawingml/2006/main" pt14:Unid="0ba8eeca23f249c0b8279e3fee4a9e36">
              <a:graphicData uri="http://schemas.openxmlformats.org/drawingml/2006/picture" pt14:Unid="91d2afbf17e04a94be30e54720196c67">
                <pic:pic xmlns:pic="http://schemas.openxmlformats.org/drawingml/2006/picture" pt14:Unid="e3b55b9ee0bd48afbaf8d735d9c8dc77">
                  <pic:nvPicPr pt14:Unid="8674d3a2b6f14694b3ef3e1482590b76">
                    <pic:cNvPr id="0" name="Picture 1" descr="An aerial view of a land with buildings and roads&#10;&#10;AI-generated content may be incorrect." pt14:Unid="fce92cd86e0342649612bd3c876c5bda"/>
                    <pic:cNvPicPr pt14:Unid="316c1554172a4fcd99d6aba360fa13ac">
                      <a:picLocks noChangeAspect="1" noChangeArrowheads="1" pt14:Unid="bcb26b5bde7e467e9101317f1f17751a"/>
                    </pic:cNvPicPr>
                  </pic:nvPicPr>
                  <pic:blipFill pt14:Unid="41ba87ef577a4eb4afa1dd551f1c4e3e">
                    <a:blip r:embed="Rd09033d17a2948198a893502dd9da1bb" pt14:Unid="0dd4ac6726544fd88593dd610a65033c">
                      <a:extLst pt14:Unid="5dd8099b6cbe4cd4ba7896fe76b56036">
                        <a:ext uri="{28A0092B-C50C-407E-A947-70E740481C1C}" pt14:Unid="149ff0300f7e49b98a62a2f45ece211a">
                          <a14:useLocalDpi xmlns:a14="http://schemas.microsoft.com/office/drawing/2010/main" val="0" pt14:Unid="e2cb34071524443f8c4ddd6ca6b0c588"/>
                        </a:ext>
                      </a:extLst>
                    </a:blip>
                    <a:srcRect pt14:Unid="984c4bd069ac4e51b041df4fb3f878a2"/>
                    <a:stretch pt14:Unid="b566791015934e67a961216f59ae3030">
                      <a:fillRect pt14:Unid="f06be11e598c4545aa95e0a9d9af4e11"/>
                    </a:stretch>
                  </pic:blipFill>
                  <pic:spPr bwMode="auto" pt14:Unid="33c68a00e8114dcd85db6a1c16e385b2">
                    <a:xfrm pt14:Unid="770a1191aac94f779e3f8994a6bf990e">
                      <a:off x="0" y="0" pt14:Unid="91bf2c086ffe490090a4943e2dcee0fd"/>
                      <a:ext cx="5384800" cy="3860800" pt14:Unid="0589bfeed7f549a8a20f840a3f719e24"/>
                    </a:xfrm>
                    <a:prstGeom prst="rect" pt14:Unid="70533e98a901433685b4eb19cbeec910">
                      <a:avLst pt14:Unid="be0d3235f97448d19aacbea0904d0ba0"/>
                    </a:prstGeom>
                    <a:noFill pt14:Unid="9b79751bd32e4d42b49dc21e50f2f038"/>
                    <a:ln pt14:Unid="e5d3b0595ff14d799e7bf7f2bbc4902a">
                      <a:noFill pt14:Unid="ec83c2795f0b4d3fb1efd945b7ea9d24"/>
                    </a:ln>
                  </pic:spPr>
                </pic:pic>
              </a:graphicData>
            </a:graphic>
          </wp:inline>
        </w:drawing>
      </w:r>
    </w:p>
    <w:p pt14:Unid="2b858a913bb348f2a80bc70a8e4be792">
      <w:pPr pt14:Unid="1509c25c8a054d61bae9d13ef4a64fd8">
        <w:rPr pt14:Unid="2ceecfabf1e0455a8cc59453058030ba">
          <w:bCs pt14:Unid="774645eb996b4e41978e174863f0b384"/>
        </w:rPr>
      </w:pPr>
      <w:r>
        <w:rPr pt14:Unid="ecf044efdba943f5beb1a547007c9432">
          <w:bCs pt14:Unid="b14d0389ef634e4cafb0d16ab85267e4"/>
        </w:rPr>
        <w:t>Figure A-1.2: Site of Landlord’s Work</w:t>
      </w:r>
    </w:p>
    <w:p pt14:Unid="1ddee819beca4f88bacd282fb2b4b212">
      <w:pPr pt14:Unid="3d56dac8dd5c42e583319a4b4f73d33a">
        <w:rPr pt14:Unid="62ebe6e1fdcb466eb71c10c68badeb03">
          <w:bCs pt14:Unid="b08ddbcc8d984598b99369d34278c9de"/>
        </w:rPr>
      </w:pPr>
    </w:p>
    <w:p pt14:Unid="2b6c5ddc119744f6b954a84d3e5a70b3">
      <w:pPr pt14:Unid="20934860ad8d48a2b297f295a6cd4682">
        <w:rPr pt14:Unid="9a0c1b002d224324a9188f4d5584558a">
          <w:bCs pt14:Unid="57089aa2ebd3450d97b194302062baeb"/>
        </w:rPr>
      </w:pPr>
      <w:r>
        <w:rPr pt14:Unid="1fe33cf21f0b43969934d6bfbaa083d9">
          <w:snapToGrid pt14:Unid="2f515c28eb6b481abad85c2447505b91"/>
        </w:rPr>
        <w:drawing pt14:Unid="23533111f8b74376a414a1e0199629af" pt14:SHA1Hash="783daff2fa547a02ae0cb5e8faaf6c72d8291a86">
          <wp:inline distT="0" distB="0" distL="0" distR="0" pt14:Unid="639356618b4b41b3bb355ba82b3d29fe">
            <wp:extent cx="5359400" cy="3903345" pt14:Unid="f7cf3b39f5e34a2fa7ecc7229ed3e163"/>
            <wp:effectExtent l="0" t="0" r="0" b="0" pt14:Unid="d7d090e8cd87467fa51c89376fb1ffae"/>
            <wp:docPr id="3" name="Picture 1" descr="Aerial view of a building and parking lot&#10;&#10;AI-generated content may be incorrect." pt14:Unid="a39d3b88a4294d7bb6a7102937497dad"/>
            <wp:cNvGraphicFramePr pt14:Unid="39347e1fbe5445a2a7a824fb5d9ee0a6">
              <a:graphicFrameLocks xmlns:a="http://schemas.openxmlformats.org/drawingml/2006/main" noChangeAspect="1" pt14:Unid="e8d1a7d1a1724fdf907557ec411a4705"/>
            </wp:cNvGraphicFramePr>
            <a:graphic xmlns:a="http://schemas.openxmlformats.org/drawingml/2006/main" pt14:Unid="399eed3d066a4696a28ba0a57c7c1640">
              <a:graphicData uri="http://schemas.openxmlformats.org/drawingml/2006/picture" pt14:Unid="0367d091740d4137a4ca742314cd14c6">
                <pic:pic xmlns:pic="http://schemas.openxmlformats.org/drawingml/2006/picture" pt14:Unid="26cd67958d154e33bad88cc48a0d9601">
                  <pic:nvPicPr pt14:Unid="5a814d1a3dff4b1b813292a1701bc753">
                    <pic:cNvPr id="0" name="Picture 1" descr="Aerial view of a building and parking lot&#10;&#10;AI-generated content may be incorrect." pt14:Unid="e726a098a62140b28b52b50fe60ca688"/>
                    <pic:cNvPicPr pt14:Unid="69e1e1652362404cb1c6fbc99b8760e2">
                      <a:picLocks noChangeAspect="1" noChangeArrowheads="1" pt14:Unid="b11e6c7308e54bceaf4f3af435b26190"/>
                    </pic:cNvPicPr>
                  </pic:nvPicPr>
                  <pic:blipFill pt14:Unid="03be04606a13435e8f0e4b88a7734041">
                    <a:blip r:embed="R7b275173ba8c425bbec2de3adc510a90" cstate="print" pt14:Unid="0b7b51ed179a40618babaa9abacc1e9b">
                      <a:extLst pt14:Unid="b515d3b40083491cae3512ce9ce106d7">
                        <a:ext uri="{28A0092B-C50C-407E-A947-70E740481C1C}" pt14:Unid="6a2d1a9121fa47c98b9bf736f81cdcae">
                          <a14:useLocalDpi xmlns:a14="http://schemas.microsoft.com/office/drawing/2010/main" val="0" pt14:Unid="e058eca7d5b74634981ee75aa2a765d6"/>
                        </a:ext>
                      </a:extLst>
                    </a:blip>
                    <a:srcRect pt14:Unid="95966a6fd632421da70d6903d8cefe26"/>
                    <a:stretch pt14:Unid="c89c110422104909914ba3d2a58f4c01">
                      <a:fillRect pt14:Unid="953a49e796f647f48681f256934a1e67"/>
                    </a:stretch>
                  </pic:blipFill>
                  <pic:spPr bwMode="auto" pt14:Unid="f4f9e92d739a4d08b57982810c885189">
                    <a:xfrm pt14:Unid="ea31ccfaab324ce390909d7b26ea2220">
                      <a:off x="0" y="0" pt14:Unid="83ab116e116a472489d0326806f13608"/>
                      <a:ext cx="5359400" cy="3903345" pt14:Unid="c6390b5b9daf4d89b0d1c32f9eadba0f"/>
                    </a:xfrm>
                    <a:prstGeom prst="rect" pt14:Unid="21752b45745d43cf85ed987bfa3f584e">
                      <a:avLst pt14:Unid="727cd1005f6a454fa966eb7efccf7eb4"/>
                    </a:prstGeom>
                    <a:noFill pt14:Unid="fecafb95c6454873a48566924a553329"/>
                    <a:ln pt14:Unid="16bd32ce42db42ad880da2e6b258a010">
                      <a:noFill pt14:Unid="d04a17513c164e32b334d5f468481f05"/>
                    </a:ln>
                  </pic:spPr>
                </pic:pic>
              </a:graphicData>
            </a:graphic>
          </wp:inline>
        </w:drawing>
      </w:r>
    </w:p>
    <w:p pt14:Unid="04738a547d4a4d6b803c1d9f40bf7c89">
      <w:pPr pt14:Unid="cedb13cb6c1f44d7b6948449102ddab1">
        <w:jc w:val="both" pt14:Unid="6a9b81ac6cb64a6ba8f52d71f48ce4ee"/>
      </w:pPr>
      <w:r>
        <w:t xml:space="preserve">Figure A-1.3: Fence Diagram </w:t>
      </w:r>
    </w:p>
    <w:p pt14:Unid="4440fbade21a40dbbcb0d8d8011cab17">
      <w:pPr pt14:Unid="890c7a0fb3ca41ae8be8db9ac33504e7">
        <w:jc w:val="center" pt14:Unid="1e68444bf58749af903a420d330caa4b"/>
        <w:rPr pt14:Unid="1a6c235633dc4da2adf2e124565f00f7">
          <w:u w:val="single" pt14:Unid="bc9eb611b959413faf819dedfbcaf23c"/>
        </w:rPr>
      </w:pPr>
      <w:r>
        <w:br w:type="page" pt14:Unid="75c6f694f19c4ba1a9ad008de3b80fbb"/>
      </w:r>
      <w:r>
        <w:rPr pt14:Unid="6b4788e371594616863fdd5e78c4a994">
          <w:b pt14:Unid="4053670c9a0e4edfbb130df7c6ff54dd"/>
          <w:u w:val="single" pt14:Unid="58cb4f3f8f2a4e37a91fa1531d010357"/>
        </w:rPr>
        <w:t>EXHIBIT “B”</w:t>
      </w:r>
    </w:p>
    <w:p pt14:Unid="314682e397d4427a8eb7c14913d83d91">
      <w:pPr/>
    </w:p>
    <w:p pt14:Unid="cdd45e8a67474f819f4e5dcaa7bcab66">
      <w:pPr pt14:Unid="4fb331e1394f4f259d2af20b2fbc5ef8">
        <w:jc w:val="center" pt14:Unid="27d6f3e9b90041d2ab94696042b9b4af"/>
        <w:rPr pt14:Unid="3b19efaf1dd747f4866f18d53dcb244d">
          <w:b pt14:Unid="9e15e3e512824cf898a8007172994549"/>
          <w:bCs pt14:Unid="efc8583e3ad144bc928273fa6806077e"/>
        </w:rPr>
      </w:pPr>
      <w:r>
        <w:rPr pt14:Unid="fcc8f59e50a8424e9809a4481d79cd41">
          <w:b pt14:Unid="57ef960dc46742d6886860d5a7f5f9ec"/>
          <w:bCs pt14:Unid="a6c7824ffe694c1c9c9f0d32f7fb5f3e"/>
        </w:rPr>
        <w:t>Landlord’s Work</w:t>
      </w:r>
    </w:p>
    <w:p pt14:Unid="3bb9d3021af648f38e274aeb0cce72bc">
      <w:pPr pt14:Unid="738472b279034cd9b40cfff0f762d73e">
        <w:widowControl pt14:Unid="88307a862c6e430ca1659f21829c685e"/>
        <w:rPr pt14:Unid="9da710228ce6407f956ed0078d563846">
          <w:b pt14:Unid="e47fde065bb34a1897d06ac9638e3499"/>
          <w:bCs pt14:Unid="97c28ed2f5a04a2b81f4d50b33ef0db8"/>
        </w:rPr>
      </w:pPr>
      <w:r>
        <w:rPr pt14:Unid="b6ff590e4dba4eb698b2ac862bdaa502">
          <w:b pt14:Unid="10fca6c6c0094b938984aebc27450efc"/>
          <w:bCs pt14:Unid="65d5dce71db8480994110cf921516f00"/>
        </w:rPr>
        <w:br w:type="page" pt14:Unid="3aa6b49f1f8e46f6b83f3e5fbaaffc6c"/>
      </w:r>
    </w:p>
    <w:p pt14:Unid="3bdb5c98ca694ed7866eda6ecf244cfc">
      <w:pPr pt14:Unid="95a0f2b54fa645daa38a0ad68e862406" pt14:Status="Inserted">
        <w:jc w:val="center" pt14:Unid="7ab8bfc8fc3c49f2bf54d1b93d440d16"/>
        <w:rPr pt14:Unid="25787f85a3fc4cf48174c5eacfafc20b">
          <w:ins w:author="David Reed" w:id="177" w:date="2025-12-19T15:59:49.4372471+00:00"/>
          <w:b pt14:Unid="25abb9e340914e3f9e098648f32e869b"/>
          <w:bCs pt14:Unid="f321ec88a4994254819d90ebab871fb7"/>
        </w:rPr>
      </w:pPr>
      <w:ins w:author="David Reed" w:id="178" w:date="2025-12-19T15:59:49.4372471+00:00">
        <w:r>
          <w:rPr pt14:Unid="9c9aa9b28b6b4dfc827f6c2f3c982b24">
            <w:b pt14:Unid="97be96c18a4e47da9d78eec6fe89f195"/>
            <w:bCs pt14:Unid="1fcb7e7a94b447609698746945d8ce37"/>
          </w:rPr>
          <w:t>EXHIBIT “C”</w:t>
        </w:r>
      </w:ins>
    </w:p>
    <w:p pt14:Unid="2abda16daa744b1e99eff7273b1ac3ed">
      <w:pPr pt14:Unid="268f64dc4f2c46a9a62f321900c4cbb0" pt14:Status="Inserted">
        <w:rPr pt14:Unid="ae195d561c604d09a729510b42adc72a">
          <w:ins w:author="David Reed" w:id="179" w:date="2025-12-19T15:59:49.4372471+00:00"/>
          <w:b pt14:Unid="410f4893098d4c7a85f7dd21dcf64c6d"/>
          <w:bCs pt14:Unid="c57fe6ec84b64870ae9691265f4d3d74"/>
        </w:rPr>
      </w:pPr>
    </w:p>
    <w:p pt14:Unid="b386bb43db284150b57d8f99a1d45ed5">
      <w:pPr pt14:Status="Inserted">
        <w:rPr>
          <w:ins w:author="David Reed" w:id="180" w:date="2025-12-19T15:59:49.4372471+00:00"/>
        </w:rPr>
      </w:pPr>
    </w:p>
    <w:p pt14:Unid="c70745e1347a47338e8c79505b544e2d">
      <w:pPr pt14:Status="Inserted">
        <w:rPr>
          <w:ins w:author="David Reed" w:id="181" w:date="2025-12-19T15:59:49.4372471+00:00"/>
        </w:rPr>
      </w:pPr>
    </w:p>
    <w:p pt14:Unid="da79f6b564a245d3aaffb91bf32c58c4">
      <w:pPr pt14:Status="Inserted">
        <w:rPr>
          <w:ins w:author="David Reed" w:id="182" w:date="2025-12-19T15:59:49.4372471+00:00"/>
        </w:rPr>
      </w:pPr>
    </w:p>
    <w:p pt14:Unid="e93534868e4d4de3bce55a6c62c653c2">
      <w:pPr pt14:Status="Inserted">
        <w:rPr>
          <w:ins w:author="David Reed" w:id="183" w:date="2025-12-19T15:59:49.4372471+00:00"/>
        </w:rPr>
      </w:pPr>
    </w:p>
    <w:p pt14:Unid="4beeca0585f7451883b2a9a550755fc7">
      <w:pPr pt14:Status="Inserted">
        <w:rPr>
          <w:ins w:author="David Reed" w:id="184" w:date="2025-12-19T15:59:49.4372471+00:00"/>
        </w:rPr>
      </w:pPr>
    </w:p>
    <w:p pt14:Unid="53ba457476b14ea3a01250396cdecd7e">
      <w:pPr pt14:Status="Inserted">
        <w:rPr>
          <w:ins w:author="David Reed" w:id="185" w:date="2025-12-19T15:59:49.4372471+00:00"/>
        </w:rPr>
      </w:pPr>
    </w:p>
    <w:p pt14:Unid="b863a703e586454f8807820f31e0b3a4">
      <w:pPr pt14:Status="Inserted">
        <w:rPr>
          <w:ins w:author="David Reed" w:id="186" w:date="2025-12-19T15:59:49.4372471+00:00"/>
        </w:rPr>
      </w:pPr>
    </w:p>
    <w:p pt14:Unid="81424e8dada44994be6dc7c25c68bf87">
      <w:pPr pt14:Status="Inserted">
        <w:rPr>
          <w:ins w:author="David Reed" w:id="187" w:date="2025-12-19T15:59:49.4372471+00:00"/>
        </w:rPr>
      </w:pPr>
      <w:ins w:author="David Reed" w:id="188" w:date="2025-12-19T15:59:49.4372471+00:00">
        <w:r>
          <w:t>PREPARED BY AND RETURN TO:</w:t>
        </w:r>
      </w:ins>
    </w:p>
    <w:p pt14:Unid="58e9155be27742c89b1e1fbd40766f38">
      <w:pPr pt14:Status="Inserted">
        <w:rPr>
          <w:ins w:author="David Reed" w:id="189" w:date="2025-12-19T15:59:49.4372471+00:00"/>
        </w:rPr>
      </w:pPr>
    </w:p>
    <w:p pt14:Unid="76ae63382fd54513ad0672a7390a8428">
      <w:pPr pt14:Status="Inserted">
        <w:rPr>
          <w:ins w:author="David Reed" w:id="190" w:date="2025-12-19T15:59:49.4372471+00:00"/>
        </w:rPr>
      </w:pPr>
      <w:ins w:author="David Reed" w:id="191" w:date="2025-12-19T15:59:49.4372471+00:00">
        <w:r>
          <w:t>DAVID A. REED, ESQ.</w:t>
        </w:r>
      </w:ins>
    </w:p>
    <w:p pt14:Unid="674a900de38844d497a4ad5d3f49c4ef">
      <w:pPr pt14:Status="Inserted">
        <w:rPr>
          <w:ins w:author="David Reed" w:id="192" w:date="2025-12-19T15:59:49.4372471+00:00"/>
        </w:rPr>
      </w:pPr>
      <w:ins w:author="David Reed" w:id="193" w:date="2025-12-19T15:59:49.4372471+00:00">
        <w:r>
          <w:t>Spotts Fain</w:t>
        </w:r>
      </w:ins>
    </w:p>
    <w:p pt14:Unid="d352ce2cdc2e44c7aff163aa8c527f4d">
      <w:pPr pt14:Status="Inserted">
        <w:rPr>
          <w:ins w:author="David Reed" w:id="194" w:date="2025-12-19T15:59:49.4372471+00:00"/>
        </w:rPr>
      </w:pPr>
      <w:ins w:author="David Reed" w:id="195" w:date="2025-12-19T15:59:49.4372471+00:00">
        <w:r>
          <w:t>411 E. Franklin Street, 6th Floor</w:t>
        </w:r>
      </w:ins>
    </w:p>
    <w:p pt14:Unid="94366938a997415090d6326a901e9cd8">
      <w:pPr pt14:Status="Inserted">
        <w:rPr>
          <w:ins w:author="David Reed" w:id="196" w:date="2025-12-19T15:59:49.4372471+00:00"/>
        </w:rPr>
      </w:pPr>
      <w:ins w:author="David Reed" w:id="197" w:date="2025-12-19T15:59:49.4372471+00:00">
        <w:r>
          <w:t>Richmond, VA  23219</w:t>
        </w:r>
      </w:ins>
    </w:p>
    <w:p pt14:Unid="377ddae913a74767ad18e3de6e37365a">
      <w:pPr pt14:Status="Inserted">
        <w:rPr>
          <w:ins w:author="David Reed" w:id="198" w:date="2025-12-19T15:59:49.4372471+00:00"/>
        </w:rPr>
      </w:pPr>
    </w:p>
    <w:p pt14:Unid="c36ef5785e0b40e4b852149f310a8c80">
      <w:pPr pt14:Status="Inserted">
        <w:rPr>
          <w:ins w:author="David Reed" w:id="199" w:date="2025-12-19T15:59:49.4372471+00:00"/>
        </w:rPr>
      </w:pPr>
      <w:ins w:author="David Reed" w:id="200" w:date="2025-12-19T15:59:49.4372471+00:00">
        <w:r>
          <w:t>______________________________________________________________________________</w:t>
        </w:r>
      </w:ins>
    </w:p>
    <w:p pt14:Unid="09cf407e181e48a0ba1ce2bd3917ed14">
      <w:pPr pt14:Unid="e7a9e697d6a6461ca205f9bb6d2120d0" pt14:Status="Inserted">
        <w:jc w:val="center" pt14:Unid="c02560d9f6174dc3a762c29fa54bf645"/>
        <w:rPr>
          <w:ins w:author="David Reed" w:id="201" w:date="2025-12-19T15:59:49.4372471+00:00"/>
        </w:rPr>
      </w:pPr>
      <w:ins w:author="David Reed" w:id="202" w:date="2025-12-19T15:59:49.4372471+00:00">
        <w:r>
          <w:t>SPACE ABOVE THIS LINE FOR</w:t>
        </w:r>
      </w:ins>
    </w:p>
    <w:p pt14:Unid="874c3c5a9d864be4834d9370b84187b7">
      <w:pPr pt14:Unid="954fb20e8d5a44b7abd596a7f70ff5e3" pt14:Status="Inserted">
        <w:jc w:val="center" pt14:Unid="7b54c7cc437745c584be5af0cfbb17a7"/>
        <w:rPr>
          <w:ins w:author="David Reed" w:id="203" w:date="2025-12-19T15:59:49.4372471+00:00"/>
        </w:rPr>
      </w:pPr>
      <w:ins w:author="David Reed" w:id="204" w:date="2025-12-19T15:59:49.4372471+00:00">
        <w:r>
          <w:t>RECORDER'S USE</w:t>
        </w:r>
      </w:ins>
    </w:p>
    <w:p pt14:Unid="288964a0ad984b1f9f1e722819b320d6">
      <w:pPr pt14:Status="Inserted">
        <w:rPr>
          <w:ins w:author="David Reed" w:id="205" w:date="2025-12-19T15:59:49.4372471+00:00"/>
        </w:rPr>
      </w:pPr>
    </w:p>
    <w:p pt14:Unid="af9eb9a646864478885525d8e9a2877f">
      <w:pPr pt14:Unid="bc9f55a3107f4f7d9ac9b75f0f926303" pt14:Status="Inserted">
        <w:jc w:val="center" pt14:Unid="7e35935e08d944ee9c97a7afe0d5d253"/>
        <w:rPr pt14:Unid="5ed7560aa83047eea5e81183f67039e8">
          <w:ins w:author="David Reed" w:id="206" w:date="2025-12-19T15:59:49.4372471+00:00"/>
          <w:b pt14:Unid="22b75a4e736345ef8b4f8f1b8a31d1c8"/>
        </w:rPr>
      </w:pPr>
      <w:ins w:author="David Reed" w:id="207" w:date="2025-12-19T15:59:49.4372471+00:00">
        <w:r>
          <w:rPr pt14:Unid="a510118e7f0344ed8e9987d9b01166b4">
            <w:b pt14:Unid="2cb2c5a568f746f78b38cfa342c603c3"/>
          </w:rPr>
          <w:t>MEMORANDUM OF LEASE</w:t>
        </w:r>
      </w:ins>
    </w:p>
    <w:p pt14:Unid="de83a8f328e14bffa66fa28473f32abe">
      <w:pPr pt14:Unid="ffbd1dfcc375476e9a41bb9393112c80" pt14:Status="Inserted">
        <w:jc w:val="center" pt14:Unid="f022a4ce2d2d4da19768440e3c6b08b5"/>
        <w:rPr pt14:Unid="8417038a1d624b2eab3f2a1d6d81d929">
          <w:ins w:author="David Reed" w:id="208" w:date="2025-12-19T15:59:49.4372471+00:00"/>
          <w:b pt14:Unid="14e791334e1f4cd7bf2558888306f3e0"/>
        </w:rPr>
      </w:pPr>
    </w:p>
    <w:p pt14:Unid="eb1dfe1c8cc24d7082ce6ddad4cca585">
      <w:pPr pt14:Unid="13b7784c3cac4dbca7fd3d63864d6ece" pt14:Status="Inserted">
        <w:jc w:val="both" pt14:Unid="c03c0020fee643719a7de62689d357a5"/>
        <w:rPr>
          <w:ins w:author="David Reed" w:id="209" w:date="2025-12-19T15:59:49.4372471+00:00"/>
        </w:rPr>
      </w:pPr>
      <w:ins w:author="David Reed" w:id="210" w:date="2025-12-19T15:59:49.4372471+00:00">
        <w:r>
          <w:tab pt14:Status="Inserted"/>
        </w:r>
      </w:ins>
      <w:ins w:author="David Reed" w:id="211" w:date="2025-12-19T15:59:49.4372471+00:00">
        <w:r>
          <w:t xml:space="preserve">This is a Memorandum of Lease by and between </w:t>
        </w:r>
      </w:ins>
      <w:ins w:author="David Reed" w:id="212" w:date="2025-12-19T15:59:49.4372471+00:00">
        <w:r>
          <w:rPr pt14:Unid="14410e3f512f4684974f6b4c187e69c1">
            <w:b pt14:Unid="8b5f08cba8b24491b6e0114db5337754"/>
            <w:bCs pt14:Unid="cd2d42e7233e49ab8fef47c2a173dcee"/>
          </w:rPr>
          <w:t>EJ INDUSTRIAL LLC</w:t>
        </w:r>
      </w:ins>
      <w:ins w:author="David Reed" w:id="213" w:date="2025-12-19T15:59:49.4372471+00:00">
        <w:r>
          <w:t xml:space="preserve">, a Texas limited liability company (“EJ Industrial”), </w:t>
        </w:r>
      </w:ins>
      <w:ins w:author="David Reed" w:id="214" w:date="2025-12-19T15:59:49.4372471+00:00">
        <w:r>
          <w:rPr pt14:Unid="a97722f3b65a49908b34561c7b92e6e5">
            <w:b pt14:Unid="58ea3b8ba43645bc91ac1a6501ed6a30"/>
            <w:bCs pt14:Unid="aeae045330d6400782d344e3f151b749"/>
          </w:rPr>
          <w:t>INDUSTRIAL COURT PARTNERS LLC</w:t>
        </w:r>
      </w:ins>
      <w:ins w:author="David Reed" w:id="215" w:date="2025-12-19T15:59:49.4372471+00:00">
        <w:r>
          <w:t>, a Texas limited liability company (“Industrial Court”) (EJ Industrial and Industrial Court are collectively referred to as “</w:t>
        </w:r>
      </w:ins>
      <w:ins w:author="David Reed" w:id="216" w:date="2025-12-19T15:59:49.4372471+00:00">
        <w:r>
          <w:rPr pt14:Unid="a8fe53cfab11425780b131fd0d6f911a">
            <w:bCs pt14:Unid="92697316c5354a3d96e2390d6168d072"/>
          </w:rPr>
          <w:t>Landlord</w:t>
        </w:r>
      </w:ins>
      <w:ins w:author="David Reed" w:id="217" w:date="2025-12-19T15:59:49.4372471+00:00">
        <w:r>
          <w:t xml:space="preserve">”) and </w:t>
        </w:r>
      </w:ins>
      <w:ins w:author="David Reed" w:id="218" w:date="2025-12-19T15:59:49.4372471+00:00">
        <w:r>
          <w:rPr pt14:Unid="b38e0727c5e24f86b64f09cdc3649b41">
            <w:b pt14:Unid="6d1a0a939d644373aaad7cc776985656"/>
            <w:bCs pt14:Unid="6b707ba0d095400f9e754b4c28b33902"/>
          </w:rPr>
          <w:t>BFI WASTE SERVICES OF TEXAS, L.P.</w:t>
        </w:r>
      </w:ins>
      <w:ins w:author="David Reed" w:id="219" w:date="2025-12-19T15:59:49.4372471+00:00">
        <w:r>
          <w:t>, a Delaware limited partnership (“Tenant”).  Landlord and Tenant have executed a Lease which includes, among others, the following provisions:</w:t>
        </w:r>
      </w:ins>
    </w:p>
    <w:p pt14:Unid="a1f394f5887642e6b9c73a88c5b6e8b8">
      <w:pPr pt14:Status="Inserted">
        <w:rPr>
          <w:ins w:author="David Reed" w:id="220" w:date="2025-12-19T15:59:49.4372471+00:00"/>
        </w:rPr>
      </w:pPr>
    </w:p>
    <w:p pt14:Unid="3eb7d36d8dbc4478a1dd14d1d524ef3d">
      <w:pPr pt14:Status="Inserted">
        <w:rPr>
          <w:ins w:author="David Reed" w:id="221" w:date="2025-12-19T15:59:49.4372471+00:00"/>
        </w:rPr>
      </w:pPr>
      <w:ins w:author="David Reed" w:id="222" w:date="2025-12-19T15:59:49.4372471+00:00">
        <w:r>
          <w:tab pt14:Status="Inserted"/>
        </w:r>
      </w:ins>
      <w:ins w:author="David Reed" w:id="223" w:date="2025-12-19T15:59:49.4372471+00:00">
        <w:r>
          <w:t>1.</w:t>
        </w:r>
      </w:ins>
      <w:ins w:author="David Reed" w:id="224" w:date="2025-12-19T15:59:49.4372471+00:00">
        <w:r>
          <w:tab pt14:Status="Inserted"/>
        </w:r>
      </w:ins>
      <w:ins w:author="David Reed" w:id="225" w:date="2025-12-19T15:59:49.4372471+00:00">
        <w:r>
          <w:t>Date of Lease:  __________, 2025.</w:t>
        </w:r>
      </w:ins>
    </w:p>
    <w:p pt14:Unid="f5f620c396474300803d4cd0b1d08288">
      <w:pPr pt14:Status="Inserted">
        <w:rPr>
          <w:ins w:author="David Reed" w:id="226" w:date="2025-12-19T15:59:49.4372471+00:00"/>
        </w:rPr>
      </w:pPr>
      <w:ins w:author="David Reed" w:id="227" w:date="2025-12-19T15:59:49.4372471+00:00">
        <w:r>
          <w:tab pt14:Status="Inserted"/>
        </w:r>
      </w:ins>
      <w:ins w:author="David Reed" w:id="228" w:date="2025-12-19T15:59:49.4372471+00:00">
        <w:r>
          <w:t>2.</w:t>
        </w:r>
      </w:ins>
      <w:ins w:author="David Reed" w:id="229" w:date="2025-12-19T15:59:49.4372471+00:00">
        <w:r>
          <w:tab pt14:Status="Inserted"/>
        </w:r>
      </w:ins>
      <w:ins w:author="David Reed" w:id="230" w:date="2025-12-19T15:59:49.4372471+00:00">
        <w:r>
          <w:t>Description of leased Premises:  See Exhibit “A” attached hereto.</w:t>
        </w:r>
      </w:ins>
    </w:p>
    <w:p pt14:Unid="3973a1f3eb2349ef8860379710602d39">
      <w:pPr pt14:Status="Inserted">
        <w:rPr>
          <w:ins w:author="David Reed" w:id="231" w:date="2025-12-19T15:59:49.4372471+00:00"/>
        </w:rPr>
      </w:pPr>
      <w:ins w:author="David Reed" w:id="232" w:date="2025-12-19T15:59:49.4372471+00:00">
        <w:r>
          <w:tab pt14:Status="Inserted"/>
        </w:r>
      </w:ins>
      <w:ins w:author="David Reed" w:id="233" w:date="2025-12-19T15:59:49.4372471+00:00">
        <w:r>
          <w:t>3.</w:t>
        </w:r>
      </w:ins>
      <w:ins w:author="David Reed" w:id="234" w:date="2025-12-19T15:59:49.4372471+00:00">
        <w:r>
          <w:tab pt14:Status="Inserted"/>
        </w:r>
      </w:ins>
      <w:ins w:author="David Reed" w:id="235" w:date="2025-12-19T15:59:49.4372471+00:00">
        <w:r>
          <w:t>Commencement Date:  __________________, 20_.</w:t>
        </w:r>
      </w:ins>
    </w:p>
    <w:p pt14:Unid="c71961c417aa4b2ba8a2c124714c1d8a">
      <w:pPr pt14:Status="Inserted">
        <w:rPr>
          <w:ins w:author="David Reed" w:id="236" w:date="2025-12-19T15:59:49.4372471+00:00"/>
        </w:rPr>
      </w:pPr>
      <w:ins w:author="David Reed" w:id="237" w:date="2025-12-19T15:59:49.4372471+00:00">
        <w:r>
          <w:tab pt14:Status="Inserted"/>
        </w:r>
      </w:ins>
      <w:ins w:author="David Reed" w:id="238" w:date="2025-12-19T15:59:49.4372471+00:00">
        <w:r>
          <w:t>4.</w:t>
        </w:r>
      </w:ins>
      <w:ins w:author="David Reed" w:id="239" w:date="2025-12-19T15:59:49.4372471+00:00">
        <w:r>
          <w:tab pt14:Status="Inserted"/>
        </w:r>
      </w:ins>
      <w:ins w:author="David Reed" w:id="240" w:date="2025-12-19T15:59:49.4372471+00:00">
        <w:r>
          <w:t>Term: 124 months.</w:t>
        </w:r>
      </w:ins>
    </w:p>
    <w:p pt14:Unid="9223326cd7434b30b1d49e6a07bfc834">
      <w:pPr pt14:Status="Inserted">
        <w:rPr>
          <w:ins w:author="David Reed" w:id="241" w:date="2025-12-19T15:59:49.4372471+00:00"/>
        </w:rPr>
      </w:pPr>
      <w:ins w:author="David Reed" w:id="242" w:date="2025-12-19T15:59:49.4372471+00:00">
        <w:r>
          <w:tab pt14:Status="Inserted"/>
        </w:r>
      </w:ins>
      <w:ins w:author="David Reed" w:id="243" w:date="2025-12-19T15:59:49.4372471+00:00">
        <w:r>
          <w:tab pt14:Status="Inserted"/>
        </w:r>
      </w:ins>
    </w:p>
    <w:p pt14:Unid="73bc2431fba0414c91c5c2d8762414bf">
      <w:pPr pt14:Status="Inserted">
        <w:rPr>
          <w:ins w:author="David Reed" w:id="244" w:date="2025-12-19T15:59:49.4372471+00:00"/>
        </w:rPr>
      </w:pPr>
    </w:p>
    <w:p pt14:Unid="8a5e8055a24e44b3aeff256a41c88973">
      <w:pPr pt14:Unid="5e0628f13b39450a8edf954991c0fea5" pt14:Status="Inserted">
        <w:jc w:val="both" pt14:Unid="8bb503bd4cfe4c3980cfa1100a0a5acd"/>
        <w:rPr>
          <w:ins w:author="David Reed" w:id="245" w:date="2025-12-19T15:59:49.4372471+00:00"/>
        </w:rPr>
      </w:pPr>
      <w:ins w:author="David Reed" w:id="246" w:date="2025-12-19T15:59:49.4372471+00:00">
        <w:r>
          <w:tab pt14:Status="Inserted"/>
        </w:r>
      </w:ins>
      <w:ins w:author="David Reed" w:id="247" w:date="2025-12-19T15:59:49.4372471+00:00">
        <w:r>
          <w:t xml:space="preserve"> The parties acknowledge that this Memorandum of Lease is executed only for recording purposes in order to give notice of the existence of the Lease, and to the extent that the terms and provisions of this Memorandum of Lease differ from those in the Lease, the terms and provisions of the Lease shall control.</w:t>
        </w:r>
      </w:ins>
    </w:p>
    <w:p pt14:Unid="e4561fcee4804ae0aadc3dede5273ec1">
      <w:pPr pt14:Status="Inserted">
        <w:rPr>
          <w:ins w:author="David Reed" w:id="248" w:date="2025-12-19T15:59:49.4372471+00:00"/>
        </w:rPr>
      </w:pPr>
    </w:p>
    <w:p pt14:Unid="17df7032ee654548b536d0b433f61c45">
      <w:pPr pt14:Status="Inserted">
        <w:rPr>
          <w:ins w:author="David Reed" w:id="249" w:date="2025-12-19T15:59:49.4372471+00:00"/>
        </w:rPr>
      </w:pPr>
    </w:p>
    <w:p pt14:Unid="ec34c8eca4d94aeab2de8006e38c31e4">
      <w:pPr pt14:Status="Inserted">
        <w:rPr>
          <w:ins w:author="David Reed" w:id="250" w:date="2025-12-19T15:59:49.4372471+00:00"/>
        </w:rPr>
      </w:pPr>
      <w:ins w:author="David Reed" w:id="251" w:date="2025-12-19T15:59:49.4372471+00:00">
        <w:r>
          <w:tab pt14:Status="Inserted"/>
        </w:r>
      </w:ins>
    </w:p>
    <w:p pt14:Unid="1d891b6dbd3f45dc96e372592dd01f1b">
      <w:pPr pt14:Unid="3a40f1a651c944459ceaf6dcba95fbfb" pt14:Status="Inserted">
        <w:ind w:firstLine="720" pt14:Unid="d7db00a60d3141b1bb63579d2e0e3edd"/>
        <w:rPr>
          <w:ins w:author="David Reed" w:id="252" w:date="2025-12-19T15:59:49.4372471+00:00"/>
        </w:rPr>
      </w:pPr>
      <w:ins w:author="David Reed" w:id="253" w:date="2025-12-19T15:59:49.4372471+00:00">
        <w:r>
          <w:br w:type="page" pt14:Status="Inserted"/>
        </w:r>
      </w:ins>
      <w:ins w:author="David Reed" w:id="254" w:date="2025-12-19T15:59:49.4372471+00:00">
        <w:r>
          <w:rPr pt14:Unid="6f27a094283944518ad01364ecb519f6">
            <w:b pt14:Unid="c9322e32cb6e47aeb02a367663e7b39b"/>
          </w:rPr>
          <w:t>IN WITNESS WHEREOF</w:t>
        </w:r>
      </w:ins>
      <w:ins w:author="David Reed" w:id="255" w:date="2025-12-19T15:59:49.4372471+00:00">
        <w:r>
          <w:t xml:space="preserve"> the parties have executed this Memorandum of Lease as of the dates set forth in their respective acknowledgments.</w:t>
        </w:r>
      </w:ins>
    </w:p>
    <w:p pt14:Unid="0b6c85e9187f4ffd9825736a308a99ff">
      <w:pPr pt14:Status="Inserted">
        <w:rPr>
          <w:ins w:author="David Reed" w:id="256" w:date="2025-12-19T15:59:49.4372471+00:00"/>
        </w:rPr>
      </w:pPr>
    </w:p>
    <w:p pt14:Unid="d09503e822924ec483b7f1daf2addb99">
      <w:pPr pt14:Status="Inserted">
        <w:rPr>
          <w:ins w:author="David Reed" w:id="257" w:date="2025-12-19T15:59:49.4372471+00:00"/>
        </w:rPr>
      </w:pPr>
    </w:p>
    <w:p pt14:Unid="55a26ff97f264bcf843e0e4123cb375d">
      <w:pPr pt14:Status="Inserted">
        <w:rPr>
          <w:ins w:author="David Reed" w:id="258" w:date="2025-12-19T15:59:49.4372471+00:00"/>
        </w:rPr>
      </w:pPr>
      <w:ins w:author="David Reed" w:id="259" w:date="2025-12-19T15:59:49.4372471+00:00">
        <w:r>
          <w:t>Witnesses:</w:t>
        </w:r>
      </w:ins>
      <w:ins w:author="David Reed" w:id="260" w:date="2025-12-19T15:59:49.4372471+00:00">
        <w:r>
          <w:tab pt14:Status="Inserted"/>
        </w:r>
      </w:ins>
      <w:ins w:author="David Reed" w:id="261" w:date="2025-12-19T15:59:49.4372471+00:00">
        <w:r>
          <w:tab pt14:Status="Inserted"/>
        </w:r>
      </w:ins>
      <w:ins w:author="David Reed" w:id="262" w:date="2025-12-19T15:59:49.4372471+00:00">
        <w:r>
          <w:tab pt14:Status="Inserted"/>
        </w:r>
      </w:ins>
      <w:ins w:author="David Reed" w:id="263" w:date="2025-12-19T15:59:49.4372471+00:00">
        <w:r>
          <w:tab pt14:Status="Inserted"/>
        </w:r>
      </w:ins>
      <w:ins w:author="David Reed" w:id="264" w:date="2025-12-19T15:59:49.4372471+00:00">
        <w:r>
          <w:tab pt14:Status="Inserted"/>
        </w:r>
      </w:ins>
      <w:ins w:author="David Reed" w:id="265" w:date="2025-12-19T15:59:49.4372471+00:00">
        <w:r>
          <w:tab pt14:Status="Inserted"/>
        </w:r>
      </w:ins>
      <w:ins w:author="David Reed" w:id="266" w:date="2025-12-19T15:59:49.4372471+00:00">
        <w:r>
          <w:rPr pt14:Unid="ab4ebfe35ba243ff9224949d616bb134">
            <w:b pt14:Unid="5eae552bddaa4ecc87c3907aee2e3615"/>
          </w:rPr>
          <w:t>LANDLORD:</w:t>
        </w:r>
      </w:ins>
    </w:p>
    <w:p pt14:Unid="509ac5932d344b8d8fe6644c85d22c6e">
      <w:pPr pt14:Status="Inserted">
        <w:rPr>
          <w:ins w:author="David Reed" w:id="267" w:date="2025-12-19T15:59:49.4372471+00:00"/>
        </w:rPr>
      </w:pPr>
    </w:p>
    <w:p pt14:Unid="7a8ae3d0d0c347d3b6fec559a29ac5ba">
      <w:pPr pt14:Status="Inserted">
        <w:rPr>
          <w:ins w:author="David Reed" w:id="268" w:date="2025-12-19T15:59:49.4372471+00:00"/>
        </w:rPr>
      </w:pPr>
      <w:ins w:author="David Reed" w:id="269" w:date="2025-12-19T15:59:49.4372471+00:00">
        <w:r>
          <w:tab pt14:Status="Inserted"/>
        </w:r>
      </w:ins>
      <w:ins w:author="David Reed" w:id="270" w:date="2025-12-19T15:59:49.4372471+00:00">
        <w:r>
          <w:tab pt14:Status="Inserted"/>
        </w:r>
      </w:ins>
      <w:ins w:author="David Reed" w:id="271" w:date="2025-12-19T15:59:49.4372471+00:00">
        <w:r>
          <w:tab pt14:Status="Inserted"/>
        </w:r>
      </w:ins>
      <w:ins w:author="David Reed" w:id="272" w:date="2025-12-19T15:59:49.4372471+00:00">
        <w:r>
          <w:tab pt14:Status="Inserted"/>
        </w:r>
      </w:ins>
      <w:ins w:author="David Reed" w:id="273" w:date="2025-12-19T15:59:49.4372471+00:00">
        <w:r>
          <w:tab pt14:Status="Inserted"/>
        </w:r>
      </w:ins>
      <w:ins w:author="David Reed" w:id="274" w:date="2025-12-19T15:59:49.4372471+00:00">
        <w:r>
          <w:tab pt14:Status="Inserted"/>
        </w:r>
      </w:ins>
      <w:ins w:author="David Reed" w:id="275" w:date="2025-12-19T15:59:49.4372471+00:00">
        <w:r>
          <w:tab pt14:Status="Inserted"/>
        </w:r>
      </w:ins>
      <w:ins w:author="David Reed" w:id="276" w:date="2025-12-19T15:59:49.4372471+00:00">
        <w:r>
          <w:rPr pt14:Unid="64371eb9c35645f9ba973eee853bc0b7">
            <w:b pt14:Unid="daa59e40553741efb3d458f52bef4d11"/>
            <w:bCs pt14:Unid="192c362f09ba416c915610f04cd13781"/>
          </w:rPr>
          <w:t>EJ INDUSTRIAL LLC</w:t>
        </w:r>
      </w:ins>
      <w:ins w:author="David Reed" w:id="277" w:date="2025-12-19T15:59:49.4372471+00:00">
        <w:r>
          <w:t xml:space="preserve">, </w:t>
        </w:r>
      </w:ins>
    </w:p>
    <w:p pt14:Unid="b1d0a63ad99a4efeb96afea96e5f57b9">
      <w:pPr pt14:Unid="d8d4851cbb844cdc91676afa293b40f1" pt14:Status="Inserted">
        <w:ind w:left="4320" w:firstLine="720" pt14:Unid="beda6ae2782d44948dcb652a2f511af8"/>
        <w:rPr>
          <w:ins w:author="David Reed" w:id="278" w:date="2025-12-19T15:59:49.4372471+00:00"/>
        </w:rPr>
      </w:pPr>
      <w:ins w:author="David Reed" w:id="279" w:date="2025-12-19T15:59:49.4372471+00:00">
        <w:r>
          <w:t>a Texas limited liability company</w:t>
        </w:r>
      </w:ins>
    </w:p>
    <w:p pt14:Unid="06b866d2c75e457082369d30c8c8b0be">
      <w:pPr pt14:Status="Inserted">
        <w:rPr>
          <w:ins w:author="David Reed" w:id="280" w:date="2025-12-19T15:59:49.4372471+00:00"/>
        </w:rPr>
      </w:pPr>
    </w:p>
    <w:p pt14:Unid="e0caa0bf42ab4af988f4fd202b7bb103">
      <w:pPr pt14:Status="Inserted">
        <w:rPr>
          <w:ins w:author="David Reed" w:id="281" w:date="2025-12-19T15:59:49.4372471+00:00"/>
        </w:rPr>
      </w:pPr>
      <w:ins w:author="David Reed" w:id="282" w:date="2025-12-19T15:59:49.4372471+00:00">
        <w:r>
          <w:t>______________________________</w:t>
        </w:r>
      </w:ins>
    </w:p>
    <w:p pt14:Unid="616113422b094e5eb8f9fd16d4b1a2d9">
      <w:pPr pt14:Status="Inserted">
        <w:rPr>
          <w:ins w:author="David Reed" w:id="283" w:date="2025-12-19T15:59:49.4372471+00:00"/>
        </w:rPr>
      </w:pPr>
      <w:ins w:author="David Reed" w:id="284" w:date="2025-12-19T15:59:49.4372471+00:00">
        <w:r>
          <w:t>Print Name:____________________</w:t>
        </w:r>
      </w:ins>
    </w:p>
    <w:p pt14:Unid="de6ebdcf72f54303b70e3a90565cda2e">
      <w:pPr pt14:Status="Inserted">
        <w:rPr>
          <w:ins w:author="David Reed" w:id="285" w:date="2025-12-19T15:59:49.4372471+00:00"/>
        </w:rPr>
      </w:pPr>
    </w:p>
    <w:p pt14:Unid="9edccdfcf6464887b16f25661a4b6501">
      <w:pPr pt14:Status="Inserted">
        <w:rPr>
          <w:ins w:author="David Reed" w:id="286" w:date="2025-12-19T15:59:49.4372471+00:00"/>
        </w:rPr>
      </w:pPr>
      <w:ins w:author="David Reed" w:id="287" w:date="2025-12-19T15:59:49.4372471+00:00">
        <w:r>
          <w:t>_______________________________</w:t>
        </w:r>
      </w:ins>
      <w:ins w:author="David Reed" w:id="288" w:date="2025-12-19T15:59:49.4372471+00:00">
        <w:r>
          <w:tab pt14:Status="Inserted"/>
        </w:r>
      </w:ins>
      <w:ins w:author="David Reed" w:id="289" w:date="2025-12-19T15:59:49.4372471+00:00">
        <w:r>
          <w:tab pt14:Status="Inserted"/>
        </w:r>
      </w:ins>
      <w:ins w:author="David Reed" w:id="290" w:date="2025-12-19T15:59:49.4372471+00:00">
        <w:r>
          <w:t>By:__________________________</w:t>
        </w:r>
      </w:ins>
    </w:p>
    <w:p pt14:Unid="1cb740a8442e4b70b2c78be6e39bfe27">
      <w:pPr pt14:Status="Inserted">
        <w:rPr>
          <w:ins w:author="David Reed" w:id="291" w:date="2025-12-19T15:59:49.4372471+00:00"/>
        </w:rPr>
      </w:pPr>
      <w:ins w:author="David Reed" w:id="292" w:date="2025-12-19T15:59:49.4372471+00:00">
        <w:r>
          <w:t>Print Name:_____________________</w:t>
        </w:r>
      </w:ins>
      <w:ins w:author="David Reed" w:id="293" w:date="2025-12-19T15:59:49.4372471+00:00">
        <w:r>
          <w:tab pt14:Status="Inserted"/>
        </w:r>
      </w:ins>
      <w:ins w:author="David Reed" w:id="294" w:date="2025-12-19T15:59:49.4372471+00:00">
        <w:r>
          <w:tab pt14:Status="Inserted"/>
        </w:r>
      </w:ins>
      <w:ins w:author="David Reed" w:id="295" w:date="2025-12-19T15:59:49.4372471+00:00">
        <w:r>
          <w:t>Name:________________________</w:t>
        </w:r>
      </w:ins>
    </w:p>
    <w:p pt14:Unid="0ecbf52732ff4190beac793c18d118aa">
      <w:pPr pt14:Status="Inserted">
        <w:rPr>
          <w:ins w:author="David Reed" w:id="296" w:date="2025-12-19T15:59:49.4372471+00:00"/>
        </w:rPr>
      </w:pPr>
      <w:ins w:author="David Reed" w:id="297" w:date="2025-12-19T15:59:49.4372471+00:00">
        <w:r>
          <w:tab pt14:Status="Inserted"/>
        </w:r>
      </w:ins>
      <w:ins w:author="David Reed" w:id="298" w:date="2025-12-19T15:59:49.4372471+00:00">
        <w:r>
          <w:tab pt14:Status="Inserted"/>
        </w:r>
      </w:ins>
      <w:ins w:author="David Reed" w:id="299" w:date="2025-12-19T15:59:49.4372471+00:00">
        <w:r>
          <w:tab pt14:Status="Inserted"/>
        </w:r>
      </w:ins>
      <w:ins w:author="David Reed" w:id="300" w:date="2025-12-19T15:59:49.4372471+00:00">
        <w:r>
          <w:tab pt14:Status="Inserted"/>
        </w:r>
      </w:ins>
      <w:ins w:author="David Reed" w:id="301" w:date="2025-12-19T15:59:49.4372471+00:00">
        <w:r>
          <w:tab pt14:Status="Inserted"/>
        </w:r>
      </w:ins>
      <w:ins w:author="David Reed" w:id="302" w:date="2025-12-19T15:59:49.4372471+00:00">
        <w:r>
          <w:tab pt14:Status="Inserted"/>
        </w:r>
      </w:ins>
      <w:ins w:author="David Reed" w:id="303" w:date="2025-12-19T15:59:49.4372471+00:00">
        <w:r>
          <w:tab pt14:Status="Inserted"/>
        </w:r>
      </w:ins>
      <w:ins w:author="David Reed" w:id="304" w:date="2025-12-19T15:59:49.4372471+00:00">
        <w:r>
          <w:t>Title:_________________________</w:t>
        </w:r>
      </w:ins>
    </w:p>
    <w:p pt14:Unid="00bf66f1c8c04d9ca5bbced5cff389e6">
      <w:pPr pt14:Status="Inserted">
        <w:rPr>
          <w:ins w:author="David Reed" w:id="305" w:date="2025-12-19T15:59:49.4372471+00:00"/>
        </w:rPr>
      </w:pPr>
    </w:p>
    <w:p pt14:Unid="e8a9b3de2c934af49dd63df3abe05ebb">
      <w:pPr pt14:Status="Inserted">
        <w:rPr>
          <w:ins w:author="David Reed" w:id="306" w:date="2025-12-19T15:59:49.4372471+00:00"/>
        </w:rPr>
      </w:pPr>
    </w:p>
    <w:p pt14:Unid="b9cb5330ddbf47a9a0f12b690c7328ea">
      <w:pPr pt14:Status="Inserted">
        <w:rPr>
          <w:ins w:author="David Reed" w:id="307" w:date="2025-12-19T15:59:49.4372471+00:00"/>
        </w:rPr>
      </w:pPr>
      <w:ins w:author="David Reed" w:id="308" w:date="2025-12-19T15:59:49.4372471+00:00">
        <w:r>
          <w:t>STATE OF ________ )</w:t>
        </w:r>
      </w:ins>
    </w:p>
    <w:p pt14:Unid="a06d007f3e0649ae9ef8d97d0a9ab278">
      <w:pPr pt14:Status="Inserted">
        <w:rPr>
          <w:ins w:author="David Reed" w:id="309" w:date="2025-12-19T15:59:49.4372471+00:00"/>
        </w:rPr>
      </w:pPr>
      <w:ins w:author="David Reed" w:id="310" w:date="2025-12-19T15:59:49.4372471+00:00">
        <w:r>
          <w:tab pt14:Status="Inserted"/>
        </w:r>
      </w:ins>
      <w:ins w:author="David Reed" w:id="311" w:date="2025-12-19T15:59:49.4372471+00:00">
        <w:r>
          <w:tab pt14:Status="Inserted"/>
        </w:r>
      </w:ins>
      <w:ins w:author="David Reed" w:id="312" w:date="2025-12-19T15:59:49.4372471+00:00">
        <w:r>
          <w:tab pt14:Status="Inserted"/>
        </w:r>
      </w:ins>
      <w:ins w:author="David Reed" w:id="313" w:date="2025-12-19T15:59:49.4372471+00:00">
        <w:r>
          <w:t>)ss:</w:t>
        </w:r>
      </w:ins>
    </w:p>
    <w:p pt14:Unid="a55446a768254a19bace1c8fdd9e4adb">
      <w:pPr pt14:Status="Inserted">
        <w:rPr>
          <w:ins w:author="David Reed" w:id="314" w:date="2025-12-19T15:59:49.4372471+00:00"/>
        </w:rPr>
      </w:pPr>
      <w:ins w:author="David Reed" w:id="315" w:date="2025-12-19T15:59:49.4372471+00:00">
        <w:r>
          <w:t>COUNTY OF _____</w:t>
        </w:r>
      </w:ins>
      <w:ins w:author="David Reed" w:id="316" w:date="2025-12-19T15:59:49.4372471+00:00">
        <w:r>
          <w:tab pt14:Status="Inserted"/>
        </w:r>
      </w:ins>
      <w:ins w:author="David Reed" w:id="317" w:date="2025-12-19T15:59:49.4372471+00:00">
        <w:r>
          <w:t>)</w:t>
        </w:r>
      </w:ins>
    </w:p>
    <w:p pt14:Unid="17783d7f56394fa099f638f6b18ef60b">
      <w:pPr pt14:Status="Inserted">
        <w:rPr>
          <w:ins w:author="David Reed" w:id="318" w:date="2025-12-19T15:59:49.4372471+00:00"/>
        </w:rPr>
      </w:pPr>
    </w:p>
    <w:p pt14:Unid="4d9980c425d044f884f3c7a70e0e4bd8">
      <w:pPr pt14:Unid="1c1bdd1cc49b482489c9945b87490d3b" pt14:Status="Inserted">
        <w:jc w:val="both" pt14:Unid="50adf8181b4f44aa8d4af52ec99306ad"/>
        <w:rPr>
          <w:ins w:author="David Reed" w:id="319" w:date="2025-12-19T15:59:49.4372471+00:00"/>
        </w:rPr>
      </w:pPr>
      <w:ins w:author="David Reed" w:id="320" w:date="2025-12-19T15:59:49.4372471+00:00">
        <w:r>
          <w:tab pt14:Status="Inserted"/>
        </w:r>
      </w:ins>
      <w:ins w:author="David Reed" w:id="321" w:date="2025-12-19T15:59:49.4372471+00:00">
        <w:r>
          <w:t xml:space="preserve">The foregoing instrument was acknowledged before me this ____ day of ____________, 20__ by _______________________ as _______________ of </w:t>
        </w:r>
      </w:ins>
      <w:ins w:author="David Reed" w:id="322" w:date="2025-12-19T15:59:49.4372471+00:00">
        <w:r>
          <w:rPr pt14:Unid="1ff2b6ed2da4423d898aa47c7fa76554">
            <w:b pt14:Unid="6c872b31fd394a928b171ce52bde3bed"/>
            <w:bCs pt14:Unid="f09db82698e34f29986b64850d84c05f"/>
          </w:rPr>
          <w:t>EJ INDUSTRIAL LLC</w:t>
        </w:r>
      </w:ins>
      <w:ins w:author="David Reed" w:id="323" w:date="2025-12-19T15:59:49.4372471+00:00">
        <w:r>
          <w:t>, a Texas limited liability company, on behalf of the company.  He/she is personally known to me or has produced a driver’s license as identification.</w:t>
        </w:r>
      </w:ins>
    </w:p>
    <w:p pt14:Unid="516d38f10548478282ca1bb8bb89d6dc">
      <w:pPr pt14:Status="Inserted">
        <w:rPr>
          <w:ins w:author="David Reed" w:id="324" w:date="2025-12-19T15:59:49.4372471+00:00"/>
        </w:rPr>
      </w:pPr>
    </w:p>
    <w:p pt14:Unid="ac1fd245b9c64366b44921b5dc6c6a95">
      <w:pPr pt14:Status="Inserted">
        <w:rPr>
          <w:ins w:author="David Reed" w:id="325" w:date="2025-12-19T15:59:49.4372471+00:00"/>
        </w:rPr>
      </w:pPr>
      <w:ins w:author="David Reed" w:id="326" w:date="2025-12-19T15:59:49.4372471+00:00">
        <w:r>
          <w:tab pt14:Status="Inserted"/>
        </w:r>
      </w:ins>
      <w:ins w:author="David Reed" w:id="327" w:date="2025-12-19T15:59:49.4372471+00:00">
        <w:r>
          <w:t>My Commission Expires: _________________________</w:t>
        </w:r>
      </w:ins>
    </w:p>
    <w:p pt14:Unid="ae23855de7d047a2869fd0834ae2c503">
      <w:pPr pt14:Status="Inserted">
        <w:rPr>
          <w:ins w:author="David Reed" w:id="328" w:date="2025-12-19T15:59:49.4372471+00:00"/>
        </w:rPr>
      </w:pPr>
    </w:p>
    <w:p pt14:Unid="fd3180109503440a873f4f76eb71ce8f">
      <w:pPr pt14:Status="Inserted">
        <w:rPr>
          <w:ins w:author="David Reed" w:id="329" w:date="2025-12-19T15:59:49.4372471+00:00"/>
        </w:rPr>
      </w:pPr>
      <w:ins w:author="David Reed" w:id="330" w:date="2025-12-19T15:59:49.4372471+00:00">
        <w:r>
          <w:tab pt14:Status="Inserted"/>
        </w:r>
      </w:ins>
      <w:ins w:author="David Reed" w:id="331" w:date="2025-12-19T15:59:49.4372471+00:00">
        <w:r>
          <w:t>_____________________________________</w:t>
        </w:r>
      </w:ins>
    </w:p>
    <w:p pt14:Unid="6ea9129995a4452ba69788fa8f8bb66f">
      <w:pPr pt14:Status="Inserted">
        <w:rPr>
          <w:ins w:author="David Reed" w:id="332" w:date="2025-12-19T15:59:49.4372471+00:00"/>
        </w:rPr>
      </w:pPr>
      <w:ins w:author="David Reed" w:id="333" w:date="2025-12-19T15:59:49.4372471+00:00">
        <w:r>
          <w:tab pt14:Status="Inserted"/>
        </w:r>
      </w:ins>
      <w:ins w:author="David Reed" w:id="334" w:date="2025-12-19T15:59:49.4372471+00:00">
        <w:r>
          <w:t>NOTARY PUBLIC</w:t>
        </w:r>
      </w:ins>
    </w:p>
    <w:p pt14:Unid="8683305857da4d5c838968f3db30a829">
      <w:pPr pt14:Status="Inserted">
        <w:rPr>
          <w:ins w:author="David Reed" w:id="335" w:date="2025-12-19T15:59:49.4372471+00:00"/>
        </w:rPr>
      </w:pPr>
    </w:p>
    <w:p pt14:Unid="f22b259e2a5840cba9072dcaef2acaf9">
      <w:pPr pt14:Status="Inserted">
        <w:rPr>
          <w:ins w:author="David Reed" w:id="336" w:date="2025-12-19T15:59:49.4372471+00:00"/>
        </w:rPr>
      </w:pPr>
      <w:ins w:author="David Reed" w:id="337" w:date="2025-12-19T15:59:49.4372471+00:00">
        <w:r>
          <w:tab pt14:Status="Inserted"/>
        </w:r>
      </w:ins>
      <w:ins w:author="David Reed" w:id="338" w:date="2025-12-19T15:59:49.4372471+00:00">
        <w:r>
          <w:t>Print Name_____________________________</w:t>
        </w:r>
      </w:ins>
    </w:p>
    <w:p pt14:Unid="9be409297db1450597c59a937a8fa53f">
      <w:pPr pt14:Status="Inserted">
        <w:rPr>
          <w:ins w:author="David Reed" w:id="339" w:date="2025-12-19T15:59:49.4372471+00:00"/>
        </w:rPr>
      </w:pPr>
      <w:ins w:author="David Reed" w:id="340" w:date="2025-12-19T15:59:49.4372471+00:00">
        <w:r>
          <w:tab pt14:Status="Inserted"/>
        </w:r>
      </w:ins>
      <w:ins w:author="David Reed" w:id="341" w:date="2025-12-19T15:59:49.4372471+00:00">
        <w:r>
          <w:t>Commission No.:________________________</w:t>
        </w:r>
      </w:ins>
    </w:p>
    <w:p pt14:Unid="fd950a3490f24accadefc3ae1b81496f">
      <w:pPr pt14:Status="Inserted">
        <w:rPr>
          <w:ins w:author="David Reed" w:id="342" w:date="2025-12-19T15:59:49.4372471+00:00"/>
        </w:rPr>
      </w:pPr>
    </w:p>
    <w:p pt14:Unid="3698a1b25fd14dfaa17b37e80bd95e60">
      <w:pPr pt14:Status="Inserted">
        <w:rPr>
          <w:ins w:author="David Reed" w:id="343" w:date="2025-12-19T15:59:49.4372471+00:00"/>
        </w:rPr>
      </w:pPr>
    </w:p>
    <w:p pt14:Unid="e19af2f42a384438a913c7a752f4f229">
      <w:pPr pt14:Unid="4375c0e9739044f7854994e6af189370" pt14:Status="Inserted">
        <w:rPr pt14:Unid="30e7866a5c0a4d9e8285b7205a1fa966">
          <w:ins w:author="David Reed" w:id="344" w:date="2025-12-19T15:59:49.4372471+00:00"/>
          <w:bCs pt14:Unid="10766bbde4d542b3a9d7c2b7478f1d22"/>
        </w:rPr>
      </w:pPr>
      <w:ins w:author="David Reed" w:id="345" w:date="2025-12-19T15:59:49.4372471+00:00">
        <w:r>
          <w:tab pt14:Status="Inserted"/>
        </w:r>
      </w:ins>
      <w:ins w:author="David Reed" w:id="346" w:date="2025-12-19T15:59:49.4372471+00:00">
        <w:r>
          <w:tab pt14:Status="Inserted"/>
        </w:r>
      </w:ins>
      <w:ins w:author="David Reed" w:id="347" w:date="2025-12-19T15:59:49.4372471+00:00">
        <w:r>
          <w:tab pt14:Status="Inserted"/>
        </w:r>
      </w:ins>
      <w:ins w:author="David Reed" w:id="348" w:date="2025-12-19T15:59:49.4372471+00:00">
        <w:r>
          <w:tab pt14:Status="Inserted"/>
        </w:r>
      </w:ins>
      <w:ins w:author="David Reed" w:id="349" w:date="2025-12-19T15:59:49.4372471+00:00">
        <w:r>
          <w:tab pt14:Status="Inserted"/>
        </w:r>
      </w:ins>
      <w:ins w:author="David Reed" w:id="350" w:date="2025-12-19T15:59:49.4372471+00:00">
        <w:r>
          <w:tab pt14:Status="Inserted"/>
        </w:r>
      </w:ins>
      <w:ins w:author="David Reed" w:id="351" w:date="2025-12-19T15:59:49.4372471+00:00">
        <w:r>
          <w:tab pt14:Status="Inserted"/>
        </w:r>
      </w:ins>
      <w:ins w:author="David Reed" w:id="352" w:date="2025-12-19T15:59:49.4372471+00:00">
        <w:r>
          <w:rPr pt14:Unid="4ed3ced124fb48c4a41265930cc106a1">
            <w:b pt14:Unid="3a72117e17714316a14291759bac7406"/>
          </w:rPr>
          <w:t>[NOTARIAL SEAL]</w:t>
        </w:r>
      </w:ins>
    </w:p>
    <w:p pt14:Unid="b0631fd5c74949dbabd18c1d753d85de">
      <w:pPr pt14:Unid="e79c1f424aaa47a689718306f6e45444" pt14:Status="Inserted">
        <w:rPr pt14:Unid="e93b62d4384d48c38b5c8e2306adacd7">
          <w:ins w:author="David Reed" w:id="353" w:date="2025-12-19T15:59:49.4372471+00:00"/>
          <w:bCs pt14:Unid="71216ab8a30d4bfe8c52e8ee8b848724"/>
        </w:rPr>
      </w:pPr>
    </w:p>
    <w:p pt14:Unid="9710210791c3410b9c92575ab66f6a56">
      <w:pPr pt14:Unid="ad9f0f56dbf747709c047f115de77b70" pt14:Status="Inserted">
        <w:ind w:left="5040" pt14:Unid="7aa0f340e63a44bfb291fae5af6c09fc"/>
        <w:rPr>
          <w:ins w:author="David Reed" w:id="354" w:date="2025-12-19T15:59:49.4372471+00:00"/>
        </w:rPr>
      </w:pPr>
      <w:ins w:author="David Reed" w:id="355" w:date="2025-12-19T15:59:49.4372471+00:00">
        <w:r>
          <w:rPr pt14:Unid="eb7ac432f7dc43ccb4f548f191a12e45">
            <w:bCs pt14:Unid="82ec4e677d7d48faa5c2ab2b00b95a42"/>
          </w:rPr>
          <w:br w:type="page" pt14:Status="Inserted"/>
        </w:r>
      </w:ins>
      <w:ins w:author="David Reed" w:id="356" w:date="2025-12-19T15:59:49.4372471+00:00">
        <w:r>
          <w:rPr pt14:Unid="6bad7b4d28b84769b982047f8530eaa6">
            <w:b pt14:Unid="efc0136c8f1349cfad708b69057b2343"/>
            <w:bCs pt14:Unid="f30c1ed3786a49ed9eb9fbd138cd3a81"/>
          </w:rPr>
          <w:t>INDUSTRIAL COURT PARTNERS LLC</w:t>
        </w:r>
      </w:ins>
      <w:ins w:author="David Reed" w:id="357" w:date="2025-12-19T15:59:49.4372471+00:00">
        <w:r>
          <w:t xml:space="preserve">, a Texas limited liability company </w:t>
        </w:r>
      </w:ins>
    </w:p>
    <w:p pt14:Unid="4eec5afe310649b4b9f97164bfc3e7a4">
      <w:pPr pt14:Status="Inserted">
        <w:rPr>
          <w:ins w:author="David Reed" w:id="358" w:date="2025-12-19T15:59:49.4372471+00:00"/>
        </w:rPr>
      </w:pPr>
      <w:ins w:author="David Reed" w:id="359" w:date="2025-12-19T15:59:49.4372471+00:00">
        <w:r>
          <w:t>______________________________</w:t>
        </w:r>
      </w:ins>
    </w:p>
    <w:p pt14:Unid="c7e1da6a5a79414bb1e1e1ff5cf7a69b">
      <w:pPr pt14:Status="Inserted">
        <w:rPr>
          <w:ins w:author="David Reed" w:id="360" w:date="2025-12-19T15:59:49.4372471+00:00"/>
        </w:rPr>
      </w:pPr>
      <w:ins w:author="David Reed" w:id="361" w:date="2025-12-19T15:59:49.4372471+00:00">
        <w:r>
          <w:t>Print Name:____________________</w:t>
        </w:r>
      </w:ins>
    </w:p>
    <w:p pt14:Unid="214672bbbf474a47807a29ef1ca23824">
      <w:pPr pt14:Status="Inserted">
        <w:rPr>
          <w:ins w:author="David Reed" w:id="362" w:date="2025-12-19T15:59:49.4372471+00:00"/>
        </w:rPr>
      </w:pPr>
    </w:p>
    <w:p pt14:Unid="ca7759114c9245ca9915152ce8083051">
      <w:pPr pt14:Status="Inserted">
        <w:rPr>
          <w:ins w:author="David Reed" w:id="363" w:date="2025-12-19T15:59:49.4372471+00:00"/>
        </w:rPr>
      </w:pPr>
      <w:ins w:author="David Reed" w:id="364" w:date="2025-12-19T15:59:49.4372471+00:00">
        <w:r>
          <w:t>_______________________________</w:t>
        </w:r>
      </w:ins>
      <w:ins w:author="David Reed" w:id="365" w:date="2025-12-19T15:59:49.4372471+00:00">
        <w:r>
          <w:tab pt14:Status="Inserted"/>
        </w:r>
      </w:ins>
      <w:ins w:author="David Reed" w:id="366" w:date="2025-12-19T15:59:49.4372471+00:00">
        <w:r>
          <w:tab pt14:Status="Inserted"/>
        </w:r>
      </w:ins>
      <w:ins w:author="David Reed" w:id="367" w:date="2025-12-19T15:59:49.4372471+00:00">
        <w:r>
          <w:t>By:__________________________</w:t>
        </w:r>
      </w:ins>
    </w:p>
    <w:p pt14:Unid="ece49df29d784525ba7bba234e2da40b">
      <w:pPr pt14:Status="Inserted">
        <w:rPr>
          <w:ins w:author="David Reed" w:id="368" w:date="2025-12-19T15:59:49.4372471+00:00"/>
        </w:rPr>
      </w:pPr>
      <w:ins w:author="David Reed" w:id="369" w:date="2025-12-19T15:59:49.4372471+00:00">
        <w:r>
          <w:t>Print Name:_____________________</w:t>
        </w:r>
      </w:ins>
      <w:ins w:author="David Reed" w:id="370" w:date="2025-12-19T15:59:49.4372471+00:00">
        <w:r>
          <w:tab pt14:Status="Inserted"/>
        </w:r>
      </w:ins>
      <w:ins w:author="David Reed" w:id="371" w:date="2025-12-19T15:59:49.4372471+00:00">
        <w:r>
          <w:tab pt14:Status="Inserted"/>
        </w:r>
      </w:ins>
      <w:ins w:author="David Reed" w:id="372" w:date="2025-12-19T15:59:49.4372471+00:00">
        <w:r>
          <w:t>Name:________________________</w:t>
        </w:r>
      </w:ins>
    </w:p>
    <w:p pt14:Unid="10b5e10a93564310b4845d05a711b445">
      <w:pPr pt14:Status="Inserted">
        <w:rPr>
          <w:ins w:author="David Reed" w:id="373" w:date="2025-12-19T15:59:49.4372471+00:00"/>
        </w:rPr>
      </w:pPr>
      <w:ins w:author="David Reed" w:id="374" w:date="2025-12-19T15:59:49.4372471+00:00">
        <w:r>
          <w:tab pt14:Status="Inserted"/>
        </w:r>
      </w:ins>
      <w:ins w:author="David Reed" w:id="375" w:date="2025-12-19T15:59:49.4372471+00:00">
        <w:r>
          <w:tab pt14:Status="Inserted"/>
        </w:r>
      </w:ins>
      <w:ins w:author="David Reed" w:id="376" w:date="2025-12-19T15:59:49.4372471+00:00">
        <w:r>
          <w:tab pt14:Status="Inserted"/>
        </w:r>
      </w:ins>
      <w:ins w:author="David Reed" w:id="377" w:date="2025-12-19T15:59:49.4372471+00:00">
        <w:r>
          <w:tab pt14:Status="Inserted"/>
        </w:r>
      </w:ins>
      <w:ins w:author="David Reed" w:id="378" w:date="2025-12-19T15:59:49.4372471+00:00">
        <w:r>
          <w:tab pt14:Status="Inserted"/>
        </w:r>
      </w:ins>
      <w:ins w:author="David Reed" w:id="379" w:date="2025-12-19T15:59:49.4372471+00:00">
        <w:r>
          <w:tab pt14:Status="Inserted"/>
        </w:r>
      </w:ins>
      <w:ins w:author="David Reed" w:id="380" w:date="2025-12-19T15:59:49.4372471+00:00">
        <w:r>
          <w:tab pt14:Status="Inserted"/>
        </w:r>
      </w:ins>
      <w:ins w:author="David Reed" w:id="381" w:date="2025-12-19T15:59:49.4372471+00:00">
        <w:r>
          <w:t>Title:_________________________</w:t>
        </w:r>
      </w:ins>
    </w:p>
    <w:p pt14:Unid="7b30fcb070084849b88f4331c1cea861">
      <w:pPr pt14:Status="Inserted">
        <w:rPr>
          <w:ins w:author="David Reed" w:id="382" w:date="2025-12-19T15:59:49.4372471+00:00"/>
        </w:rPr>
      </w:pPr>
    </w:p>
    <w:p pt14:Unid="895269ba781f4eee89ad63f583787d25">
      <w:pPr pt14:Status="Inserted">
        <w:rPr>
          <w:ins w:author="David Reed" w:id="383" w:date="2025-12-19T15:59:49.4372471+00:00"/>
        </w:rPr>
      </w:pPr>
    </w:p>
    <w:p pt14:Unid="96db0f6403a941199c1c3018ec5d101f">
      <w:pPr pt14:Status="Inserted">
        <w:rPr>
          <w:ins w:author="David Reed" w:id="384" w:date="2025-12-19T15:59:49.4372471+00:00"/>
        </w:rPr>
      </w:pPr>
      <w:ins w:author="David Reed" w:id="385" w:date="2025-12-19T15:59:49.4372471+00:00">
        <w:r>
          <w:t>STATE OF ________ )</w:t>
        </w:r>
      </w:ins>
    </w:p>
    <w:p pt14:Unid="a677b638cb1f4ea483e0deae9b4149ff">
      <w:pPr pt14:Status="Inserted">
        <w:rPr>
          <w:ins w:author="David Reed" w:id="386" w:date="2025-12-19T15:59:49.4372471+00:00"/>
        </w:rPr>
      </w:pPr>
      <w:ins w:author="David Reed" w:id="387" w:date="2025-12-19T15:59:49.4372471+00:00">
        <w:r>
          <w:tab pt14:Status="Inserted"/>
        </w:r>
      </w:ins>
      <w:ins w:author="David Reed" w:id="388" w:date="2025-12-19T15:59:49.4372471+00:00">
        <w:r>
          <w:tab pt14:Status="Inserted"/>
        </w:r>
      </w:ins>
      <w:ins w:author="David Reed" w:id="389" w:date="2025-12-19T15:59:49.4372471+00:00">
        <w:r>
          <w:tab pt14:Status="Inserted"/>
        </w:r>
      </w:ins>
      <w:ins w:author="David Reed" w:id="390" w:date="2025-12-19T15:59:49.4372471+00:00">
        <w:r>
          <w:t>)ss:</w:t>
        </w:r>
      </w:ins>
    </w:p>
    <w:p pt14:Unid="4722c1aa99be461d92ce81db5dcf66c2">
      <w:pPr pt14:Status="Inserted">
        <w:rPr>
          <w:ins w:author="David Reed" w:id="391" w:date="2025-12-19T15:59:49.4372471+00:00"/>
        </w:rPr>
      </w:pPr>
      <w:ins w:author="David Reed" w:id="392" w:date="2025-12-19T15:59:49.4372471+00:00">
        <w:r>
          <w:t>COUNTY OF _____</w:t>
        </w:r>
      </w:ins>
      <w:ins w:author="David Reed" w:id="393" w:date="2025-12-19T15:59:49.4372471+00:00">
        <w:r>
          <w:tab pt14:Status="Inserted"/>
        </w:r>
      </w:ins>
      <w:ins w:author="David Reed" w:id="394" w:date="2025-12-19T15:59:49.4372471+00:00">
        <w:r>
          <w:t>)</w:t>
        </w:r>
      </w:ins>
    </w:p>
    <w:p pt14:Unid="f76b82fe92d74d129a218978295c8bac">
      <w:pPr pt14:Status="Inserted">
        <w:rPr>
          <w:ins w:author="David Reed" w:id="395" w:date="2025-12-19T15:59:49.4372471+00:00"/>
        </w:rPr>
      </w:pPr>
    </w:p>
    <w:p pt14:Unid="3d67b6c604ba41208ad74cecc0a3ea2d">
      <w:pPr pt14:Unid="404387026c1b465eafdc4f99d94a81ff" pt14:Status="Inserted">
        <w:jc w:val="both" pt14:Unid="a7780c01fc5147aeabdbe44afc7c2612"/>
        <w:rPr>
          <w:ins w:author="David Reed" w:id="396" w:date="2025-12-19T15:59:49.4372471+00:00"/>
        </w:rPr>
      </w:pPr>
      <w:ins w:author="David Reed" w:id="397" w:date="2025-12-19T15:59:49.4372471+00:00">
        <w:r>
          <w:tab pt14:Status="Inserted"/>
        </w:r>
      </w:ins>
      <w:ins w:author="David Reed" w:id="398" w:date="2025-12-19T15:59:49.4372471+00:00">
        <w:r>
          <w:t xml:space="preserve">The foregoing instrument was acknowledged before me this ____ day of ____________, 2025 by _________________________ as _______________ of </w:t>
        </w:r>
      </w:ins>
      <w:ins w:author="David Reed" w:id="399" w:date="2025-12-19T15:59:49.4372471+00:00">
        <w:r>
          <w:rPr pt14:Unid="f1870126a4ec437697458a1776f9d3f4">
            <w:b pt14:Unid="72acced3975847039fcde5af487c5362"/>
            <w:bCs pt14:Unid="9810049bf34744b0adca6845f52b5e84"/>
          </w:rPr>
          <w:t>INDUSTRIAL COURT PARTNERS LLC</w:t>
        </w:r>
      </w:ins>
      <w:ins w:author="David Reed" w:id="400" w:date="2025-12-19T15:59:49.4372471+00:00">
        <w:r>
          <w:t>, a Texas limited liability company, on behalf of the company.  He/she is personally known to me or has produced a driver’s license as identification.</w:t>
        </w:r>
      </w:ins>
    </w:p>
    <w:p pt14:Unid="238ea18f78184693b9855d192ede46d2">
      <w:pPr pt14:Status="Inserted">
        <w:rPr>
          <w:ins w:author="David Reed" w:id="401" w:date="2025-12-19T15:59:49.4372471+00:00"/>
        </w:rPr>
      </w:pPr>
    </w:p>
    <w:p pt14:Unid="7778e93058a3476d962192be9c0a7e32">
      <w:pPr pt14:Status="Inserted">
        <w:rPr>
          <w:ins w:author="David Reed" w:id="402" w:date="2025-12-19T15:59:49.4372471+00:00"/>
        </w:rPr>
      </w:pPr>
      <w:ins w:author="David Reed" w:id="403" w:date="2025-12-19T15:59:49.4372471+00:00">
        <w:r>
          <w:tab pt14:Status="Inserted"/>
        </w:r>
      </w:ins>
      <w:ins w:author="David Reed" w:id="404" w:date="2025-12-19T15:59:49.4372471+00:00">
        <w:r>
          <w:t>My Commission Expires: _________________________</w:t>
        </w:r>
      </w:ins>
    </w:p>
    <w:p pt14:Unid="f44d5c13ef0449978cd93d8bfd01383e">
      <w:pPr pt14:Status="Inserted">
        <w:rPr>
          <w:ins w:author="David Reed" w:id="405" w:date="2025-12-19T15:59:49.4372471+00:00"/>
        </w:rPr>
      </w:pPr>
    </w:p>
    <w:p pt14:Unid="5bc995f92de64fb6a7c64ccb9027f186">
      <w:pPr pt14:Status="Inserted">
        <w:rPr>
          <w:ins w:author="David Reed" w:id="406" w:date="2025-12-19T15:59:49.4372471+00:00"/>
        </w:rPr>
      </w:pPr>
      <w:ins w:author="David Reed" w:id="407" w:date="2025-12-19T15:59:49.4372471+00:00">
        <w:r>
          <w:tab pt14:Status="Inserted"/>
        </w:r>
      </w:ins>
      <w:ins w:author="David Reed" w:id="408" w:date="2025-12-19T15:59:49.4372471+00:00">
        <w:r>
          <w:t>_____________________________________</w:t>
        </w:r>
      </w:ins>
    </w:p>
    <w:p pt14:Unid="b9cb9a385c6e4ba489fa330020339e31">
      <w:pPr pt14:Status="Inserted">
        <w:rPr>
          <w:ins w:author="David Reed" w:id="409" w:date="2025-12-19T15:59:49.4372471+00:00"/>
        </w:rPr>
      </w:pPr>
      <w:ins w:author="David Reed" w:id="410" w:date="2025-12-19T15:59:49.4372471+00:00">
        <w:r>
          <w:tab pt14:Status="Inserted"/>
        </w:r>
      </w:ins>
      <w:ins w:author="David Reed" w:id="411" w:date="2025-12-19T15:59:49.4372471+00:00">
        <w:r>
          <w:t>NOTARY PUBLIC</w:t>
        </w:r>
      </w:ins>
    </w:p>
    <w:p pt14:Unid="c6f3ac342bfa44f4a8c5fcda7d6ce18c">
      <w:pPr pt14:Status="Inserted">
        <w:rPr>
          <w:ins w:author="David Reed" w:id="412" w:date="2025-12-19T15:59:49.4372471+00:00"/>
        </w:rPr>
      </w:pPr>
    </w:p>
    <w:p pt14:Unid="3d966d1733264e538cb59ba79398da63">
      <w:pPr pt14:Status="Inserted">
        <w:rPr>
          <w:ins w:author="David Reed" w:id="413" w:date="2025-12-19T15:59:49.4372471+00:00"/>
        </w:rPr>
      </w:pPr>
      <w:ins w:author="David Reed" w:id="414" w:date="2025-12-19T15:59:49.4372471+00:00">
        <w:r>
          <w:tab pt14:Status="Inserted"/>
        </w:r>
      </w:ins>
      <w:ins w:author="David Reed" w:id="415" w:date="2025-12-19T15:59:49.4372471+00:00">
        <w:r>
          <w:t>Print Name_____________________________</w:t>
        </w:r>
      </w:ins>
    </w:p>
    <w:p pt14:Unid="d2eb3dc0e9154dda81a63d556c7dc174">
      <w:pPr pt14:Status="Inserted">
        <w:rPr>
          <w:ins w:author="David Reed" w:id="416" w:date="2025-12-19T15:59:49.4372471+00:00"/>
        </w:rPr>
      </w:pPr>
      <w:ins w:author="David Reed" w:id="417" w:date="2025-12-19T15:59:49.4372471+00:00">
        <w:r>
          <w:tab pt14:Status="Inserted"/>
        </w:r>
      </w:ins>
      <w:ins w:author="David Reed" w:id="418" w:date="2025-12-19T15:59:49.4372471+00:00">
        <w:r>
          <w:t>Commission No.:________________________</w:t>
        </w:r>
      </w:ins>
    </w:p>
    <w:p pt14:Unid="00cbb1afa3344792a864c21ad4798063">
      <w:pPr pt14:Status="Inserted">
        <w:rPr>
          <w:ins w:author="David Reed" w:id="419" w:date="2025-12-19T15:59:49.4372471+00:00"/>
        </w:rPr>
      </w:pPr>
    </w:p>
    <w:p pt14:Unid="23fce6e3ed9f4660bf3dfd95481b4854">
      <w:pPr pt14:Status="Inserted">
        <w:rPr>
          <w:ins w:author="David Reed" w:id="420" w:date="2025-12-19T15:59:49.4372471+00:00"/>
        </w:rPr>
      </w:pPr>
    </w:p>
    <w:p pt14:Unid="e18f8434d3f446f08c83058cbb014c66">
      <w:pPr pt14:Unid="34a39745345a4fac987a05840d9e9779" pt14:Status="Inserted">
        <w:rPr pt14:Unid="4445fb1be7ec47f5aaec767f6d64a03c">
          <w:ins w:author="David Reed" w:id="421" w:date="2025-12-19T15:59:49.4372471+00:00"/>
          <w:bCs pt14:Unid="4c6bd648486d4021a13bd39ae272401a"/>
        </w:rPr>
      </w:pPr>
      <w:ins w:author="David Reed" w:id="422" w:date="2025-12-19T15:59:49.4372471+00:00">
        <w:r>
          <w:tab pt14:Status="Inserted"/>
        </w:r>
      </w:ins>
      <w:ins w:author="David Reed" w:id="423" w:date="2025-12-19T15:59:49.4372471+00:00">
        <w:r>
          <w:tab pt14:Status="Inserted"/>
        </w:r>
      </w:ins>
      <w:ins w:author="David Reed" w:id="424" w:date="2025-12-19T15:59:49.4372471+00:00">
        <w:r>
          <w:tab pt14:Status="Inserted"/>
        </w:r>
      </w:ins>
      <w:ins w:author="David Reed" w:id="425" w:date="2025-12-19T15:59:49.4372471+00:00">
        <w:r>
          <w:tab pt14:Status="Inserted"/>
        </w:r>
      </w:ins>
      <w:ins w:author="David Reed" w:id="426" w:date="2025-12-19T15:59:49.4372471+00:00">
        <w:r>
          <w:tab pt14:Status="Inserted"/>
        </w:r>
      </w:ins>
      <w:ins w:author="David Reed" w:id="427" w:date="2025-12-19T15:59:49.4372471+00:00">
        <w:r>
          <w:tab pt14:Status="Inserted"/>
        </w:r>
      </w:ins>
      <w:ins w:author="David Reed" w:id="428" w:date="2025-12-19T15:59:49.4372471+00:00">
        <w:r>
          <w:tab pt14:Status="Inserted"/>
        </w:r>
      </w:ins>
      <w:ins w:author="David Reed" w:id="429" w:date="2025-12-19T15:59:49.4372471+00:00">
        <w:r>
          <w:rPr pt14:Unid="9a8efbeb4615478a8fa5fc891191fff3">
            <w:b pt14:Unid="1b49a4c644454f82aff3ef4075c3a656"/>
          </w:rPr>
          <w:t>[NOTARIAL SEAL]</w:t>
        </w:r>
      </w:ins>
    </w:p>
    <w:p pt14:Unid="d0e2eff5c38f4317a691cade69492afd">
      <w:pPr pt14:Unid="778380932c0e431189faf19348136002" pt14:Status="Inserted">
        <w:rPr pt14:Unid="d25f44560ad64dc1938fd615714ab6ed">
          <w:ins w:author="David Reed" w:id="430" w:date="2025-12-19T15:59:49.4372471+00:00"/>
          <w:bCs pt14:Unid="1fb09ece1317498dadde7bfe9964804e"/>
        </w:rPr>
      </w:pPr>
    </w:p>
    <w:p pt14:Unid="777154d31ec9494398364559be3f2649">
      <w:pPr pt14:Unid="81b97034a8f542afac62c8c03663ebed" pt14:Status="Inserted">
        <w:ind w:left="5040" pt14:Unid="982f6c95caa942f7ba63ec2e7352bce7"/>
        <w:rPr pt14:Unid="4f1a8c7392f54aea87e2132d74fb98f0">
          <w:ins w:author="David Reed" w:id="431" w:date="2025-12-19T15:59:49.4372471+00:00"/>
          <w:bCs pt14:Unid="cddca2ef427d457ba8c2e91e1105005b"/>
        </w:rPr>
      </w:pPr>
    </w:p>
    <w:p pt14:Unid="62178a0e0ac74782a01a5796e086e504">
      <w:pPr pt14:Status="Inserted">
        <w:rPr>
          <w:ins w:author="David Reed" w:id="432" w:date="2025-12-19T15:59:49.4372471+00:00"/>
        </w:rPr>
      </w:pPr>
    </w:p>
    <w:p pt14:Unid="23e431d6345149f1a36068305aa4493a">
      <w:pPr pt14:Status="Inserted">
        <w:rPr>
          <w:ins w:author="David Reed" w:id="433" w:date="2025-12-19T15:59:49.4372471+00:00"/>
        </w:rPr>
      </w:pPr>
      <w:ins w:author="David Reed" w:id="434" w:date="2025-12-19T15:59:49.4372471+00:00">
        <w:r>
          <w:br w:type="page" pt14:Status="Inserted"/>
        </w:r>
      </w:ins>
      <w:ins w:author="David Reed" w:id="435" w:date="2025-12-19T15:59:49.4372471+00:00">
        <w:r>
          <w:t>Witnesses:</w:t>
        </w:r>
      </w:ins>
      <w:ins w:author="David Reed" w:id="436" w:date="2025-12-19T15:59:49.4372471+00:00">
        <w:r>
          <w:tab pt14:Status="Inserted"/>
        </w:r>
      </w:ins>
      <w:ins w:author="David Reed" w:id="437" w:date="2025-12-19T15:59:49.4372471+00:00">
        <w:r>
          <w:tab pt14:Status="Inserted"/>
        </w:r>
      </w:ins>
      <w:ins w:author="David Reed" w:id="438" w:date="2025-12-19T15:59:49.4372471+00:00">
        <w:r>
          <w:tab pt14:Status="Inserted"/>
        </w:r>
      </w:ins>
      <w:ins w:author="David Reed" w:id="439" w:date="2025-12-19T15:59:49.4372471+00:00">
        <w:r>
          <w:tab pt14:Status="Inserted"/>
        </w:r>
      </w:ins>
      <w:ins w:author="David Reed" w:id="440" w:date="2025-12-19T15:59:49.4372471+00:00">
        <w:r>
          <w:tab pt14:Status="Inserted"/>
        </w:r>
      </w:ins>
      <w:ins w:author="David Reed" w:id="441" w:date="2025-12-19T15:59:49.4372471+00:00">
        <w:r>
          <w:tab pt14:Status="Inserted"/>
        </w:r>
      </w:ins>
      <w:ins w:author="David Reed" w:id="442" w:date="2025-12-19T15:59:49.4372471+00:00">
        <w:r>
          <w:rPr pt14:Unid="c12131af6b444ecb9ccab88a8f522629">
            <w:b pt14:Unid="c6e1a47f06d74f6198120f47286788f2"/>
          </w:rPr>
          <w:t>TENANT</w:t>
        </w:r>
      </w:ins>
      <w:ins w:author="David Reed" w:id="443" w:date="2025-12-19T15:59:49.4372471+00:00">
        <w:r>
          <w:t>:</w:t>
        </w:r>
      </w:ins>
    </w:p>
    <w:p pt14:Unid="b531dd23af464a1e8137a8d9b6d3ffef">
      <w:pPr pt14:Status="Inserted">
        <w:rPr>
          <w:ins w:author="David Reed" w:id="444" w:date="2025-12-19T15:59:49.4372471+00:00"/>
        </w:rPr>
      </w:pPr>
    </w:p>
    <w:p pt14:Unid="db251f9336cd4fcda3847effe0779170">
      <w:pPr pt14:Unid="1b49ebc7659c42dc95635dba7875a9ec" pt14:Status="Inserted">
        <w:ind w:left="5040" pt14:Unid="b168a4dd88fd4ca49410238523f1914a"/>
        <w:rPr>
          <w:ins w:author="David Reed" w:id="445" w:date="2025-12-19T15:59:49.4372471+00:00"/>
        </w:rPr>
      </w:pPr>
      <w:ins w:author="David Reed" w:id="446" w:date="2025-12-19T15:59:49.4372471+00:00">
        <w:r>
          <w:rPr pt14:Unid="8635d44c9bdb49b08e7f910974cec4da">
            <w:b pt14:Unid="0b0c7e62333e4599a549d1cc35639121"/>
            <w:bCs pt14:Unid="ef550167566949f889ad816bb8df5760"/>
          </w:rPr>
          <w:t>BFI WASTE SERVICES OF TEXAS, L.P.</w:t>
        </w:r>
      </w:ins>
      <w:ins w:author="David Reed" w:id="447" w:date="2025-12-19T15:59:49.4372471+00:00">
        <w:r>
          <w:t>, a Delaware limited partnership</w:t>
        </w:r>
      </w:ins>
    </w:p>
    <w:p pt14:Unid="7ae4d6a7e4e643a0a086e7de27e0da06">
      <w:pPr pt14:Unid="dd55d3b88a3042d3abe27eeba483f37e" pt14:Status="Inserted">
        <w:ind w:left="720" w:firstLine="720" pt14:Unid="36e29187fbae44a3aed18bd10594ff99"/>
        <w:rPr>
          <w:ins w:author="David Reed" w:id="448" w:date="2025-12-19T15:59:49.4372471+00:00"/>
        </w:rPr>
      </w:pPr>
    </w:p>
    <w:p pt14:Unid="fa9dc6bd594847ceb40d1d4506559c16">
      <w:pPr pt14:Unid="15a82dc343e3449fa853ddb5a0f0843c" pt14:Status="Inserted">
        <w:ind w:left="5760" pt14:Unid="5326ec84c0824237b81df357d376f3ae"/>
        <w:rPr>
          <w:ins w:author="David Reed" w:id="449" w:date="2025-12-19T15:59:49.4372471+00:00"/>
        </w:rPr>
      </w:pPr>
      <w:ins w:author="David Reed" w:id="450" w:date="2025-12-19T15:59:49.4372471+00:00">
        <w:r>
          <w:t>By: Allied Waste Landfill Holdings, Inc., a Delaware corporation, its General Partner</w:t>
        </w:r>
      </w:ins>
    </w:p>
    <w:p pt14:Unid="63f8c2ccb01f4c5b85eba10f2fc8d255">
      <w:pPr pt14:Status="Inserted">
        <w:rPr>
          <w:ins w:author="David Reed" w:id="451" w:date="2025-12-19T15:59:49.4372471+00:00"/>
        </w:rPr>
      </w:pPr>
    </w:p>
    <w:p pt14:Unid="8910981f6cae460f9eb92e979a2d37cc">
      <w:pPr pt14:Status="Inserted">
        <w:rPr>
          <w:ins w:author="David Reed" w:id="452" w:date="2025-12-19T15:59:49.4372471+00:00"/>
        </w:rPr>
      </w:pPr>
    </w:p>
    <w:p pt14:Unid="45658cf09e904bc78c39814b5df275af">
      <w:pPr pt14:Status="Inserted">
        <w:rPr>
          <w:ins w:author="David Reed" w:id="453" w:date="2025-12-19T15:59:49.4372471+00:00"/>
        </w:rPr>
      </w:pPr>
      <w:ins w:author="David Reed" w:id="454" w:date="2025-12-19T15:59:49.4372471+00:00">
        <w:r>
          <w:t>______________________________</w:t>
        </w:r>
      </w:ins>
      <w:ins w:author="David Reed" w:id="455" w:date="2025-12-19T15:59:49.4372471+00:00">
        <w:r>
          <w:tab pt14:Status="Inserted"/>
        </w:r>
      </w:ins>
      <w:ins w:author="David Reed" w:id="456" w:date="2025-12-19T15:59:49.4372471+00:00">
        <w:r>
          <w:tab pt14:Status="Inserted"/>
        </w:r>
      </w:ins>
      <w:ins w:author="David Reed" w:id="457" w:date="2025-12-19T15:59:49.4372471+00:00">
        <w:r>
          <w:t>By:__________________________</w:t>
        </w:r>
      </w:ins>
    </w:p>
    <w:p pt14:Unid="e2dff3a93ef64bc98576bf7eec1f1fab">
      <w:pPr pt14:Status="Inserted">
        <w:rPr>
          <w:ins w:author="David Reed" w:id="458" w:date="2025-12-19T15:59:49.4372471+00:00"/>
        </w:rPr>
      </w:pPr>
      <w:ins w:author="David Reed" w:id="459" w:date="2025-12-19T15:59:49.4372471+00:00">
        <w:r>
          <w:t>Print Name:____________________</w:t>
        </w:r>
      </w:ins>
      <w:ins w:author="David Reed" w:id="460" w:date="2025-12-19T15:59:49.4372471+00:00">
        <w:r>
          <w:tab pt14:Status="Inserted"/>
        </w:r>
      </w:ins>
      <w:ins w:author="David Reed" w:id="461" w:date="2025-12-19T15:59:49.4372471+00:00">
        <w:r>
          <w:tab pt14:Status="Inserted"/>
        </w:r>
      </w:ins>
      <w:ins w:author="David Reed" w:id="462" w:date="2025-12-19T15:59:49.4372471+00:00">
        <w:r>
          <w:tab pt14:Status="Inserted"/>
        </w:r>
      </w:ins>
      <w:ins w:author="David Reed" w:id="463" w:date="2025-12-19T15:59:49.4372471+00:00">
        <w:r>
          <w:t>Name:_________________________</w:t>
        </w:r>
      </w:ins>
    </w:p>
    <w:p pt14:Unid="20518af325ce45359f840aa5dfda55f7">
      <w:pPr pt14:Status="Inserted">
        <w:rPr>
          <w:ins w:author="David Reed" w:id="464" w:date="2025-12-19T15:59:49.4372471+00:00"/>
        </w:rPr>
      </w:pPr>
      <w:ins w:author="David Reed" w:id="465" w:date="2025-12-19T15:59:49.4372471+00:00">
        <w:r>
          <w:tab pt14:Status="Inserted"/>
        </w:r>
      </w:ins>
      <w:ins w:author="David Reed" w:id="466" w:date="2025-12-19T15:59:49.4372471+00:00">
        <w:r>
          <w:tab pt14:Status="Inserted"/>
        </w:r>
      </w:ins>
      <w:ins w:author="David Reed" w:id="467" w:date="2025-12-19T15:59:49.4372471+00:00">
        <w:r>
          <w:tab pt14:Status="Inserted"/>
        </w:r>
      </w:ins>
      <w:ins w:author="David Reed" w:id="468" w:date="2025-12-19T15:59:49.4372471+00:00">
        <w:r>
          <w:tab pt14:Status="Inserted"/>
        </w:r>
      </w:ins>
      <w:ins w:author="David Reed" w:id="469" w:date="2025-12-19T15:59:49.4372471+00:00">
        <w:r>
          <w:tab pt14:Status="Inserted"/>
        </w:r>
      </w:ins>
      <w:ins w:author="David Reed" w:id="470" w:date="2025-12-19T15:59:49.4372471+00:00">
        <w:r>
          <w:tab pt14:Status="Inserted"/>
        </w:r>
      </w:ins>
      <w:ins w:author="David Reed" w:id="471" w:date="2025-12-19T15:59:49.4372471+00:00">
        <w:r>
          <w:tab pt14:Status="Inserted"/>
        </w:r>
      </w:ins>
      <w:ins w:author="David Reed" w:id="472" w:date="2025-12-19T15:59:49.4372471+00:00">
        <w:r>
          <w:t>Title:_________________________</w:t>
        </w:r>
      </w:ins>
    </w:p>
    <w:p pt14:Unid="64a32b1efafb401db71ea610f14331d3">
      <w:pPr pt14:Status="Inserted">
        <w:rPr>
          <w:ins w:author="David Reed" w:id="473" w:date="2025-12-19T15:59:49.4372471+00:00"/>
        </w:rPr>
      </w:pPr>
    </w:p>
    <w:p pt14:Unid="d3280554814e4948810fbcb6a847ffe0">
      <w:pPr pt14:Status="Inserted">
        <w:rPr>
          <w:ins w:author="David Reed" w:id="474" w:date="2025-12-19T15:59:49.4372471+00:00"/>
        </w:rPr>
      </w:pPr>
      <w:ins w:author="David Reed" w:id="475" w:date="2025-12-19T15:59:49.4372471+00:00">
        <w:r>
          <w:t>______________________________</w:t>
        </w:r>
      </w:ins>
    </w:p>
    <w:p pt14:Unid="541c9a97aa65401f93672267ff2a539c">
      <w:pPr pt14:Status="Inserted">
        <w:rPr>
          <w:ins w:author="David Reed" w:id="476" w:date="2025-12-19T15:59:49.4372471+00:00"/>
        </w:rPr>
      </w:pPr>
      <w:ins w:author="David Reed" w:id="477" w:date="2025-12-19T15:59:49.4372471+00:00">
        <w:r>
          <w:t>Print Name:____________________</w:t>
        </w:r>
      </w:ins>
    </w:p>
    <w:p pt14:Unid="b1f968e2d6b74d289716c91203c5e7f1">
      <w:pPr pt14:Status="Inserted">
        <w:rPr>
          <w:ins w:author="David Reed" w:id="478" w:date="2025-12-19T15:59:49.4372471+00:00"/>
        </w:rPr>
      </w:pPr>
    </w:p>
    <w:p pt14:Unid="7dbb093045c341429635e51532488f50">
      <w:pPr pt14:Status="Inserted">
        <w:rPr>
          <w:ins w:author="David Reed" w:id="479" w:date="2025-12-19T15:59:49.4372471+00:00"/>
        </w:rPr>
      </w:pPr>
    </w:p>
    <w:p pt14:Unid="551d88e2d9224bfcbcb11914d1282902">
      <w:pPr pt14:Status="Inserted">
        <w:rPr>
          <w:ins w:author="David Reed" w:id="480" w:date="2025-12-19T15:59:49.4372471+00:00"/>
        </w:rPr>
      </w:pPr>
    </w:p>
    <w:p pt14:Unid="c76fd859f73345758997f1fe0a0518d4">
      <w:pPr pt14:Status="Inserted">
        <w:rPr>
          <w:ins w:author="David Reed" w:id="481" w:date="2025-12-19T15:59:49.4372471+00:00"/>
        </w:rPr>
      </w:pPr>
    </w:p>
    <w:p pt14:Unid="576316204966451fbee341727866ebba">
      <w:pPr pt14:Status="Inserted">
        <w:rPr>
          <w:ins w:author="David Reed" w:id="482" w:date="2025-12-19T15:59:49.4372471+00:00"/>
        </w:rPr>
      </w:pPr>
      <w:ins w:author="David Reed" w:id="483" w:date="2025-12-19T15:59:49.4372471+00:00">
        <w:r>
          <w:t>STATE OF ________</w:t>
        </w:r>
      </w:ins>
      <w:ins w:author="David Reed" w:id="484" w:date="2025-12-19T15:59:49.4372471+00:00">
        <w:r>
          <w:tab pt14:Status="Inserted"/>
        </w:r>
      </w:ins>
      <w:ins w:author="David Reed" w:id="485" w:date="2025-12-19T15:59:49.4372471+00:00">
        <w:r>
          <w:t>)</w:t>
        </w:r>
      </w:ins>
    </w:p>
    <w:p pt14:Unid="82d4e81fa8f647e8994bc98462becfff">
      <w:pPr pt14:Status="Inserted">
        <w:rPr>
          <w:ins w:author="David Reed" w:id="486" w:date="2025-12-19T15:59:49.4372471+00:00"/>
        </w:rPr>
      </w:pPr>
      <w:ins w:author="David Reed" w:id="487" w:date="2025-12-19T15:59:49.4372471+00:00">
        <w:r>
          <w:tab pt14:Status="Inserted"/>
        </w:r>
      </w:ins>
      <w:ins w:author="David Reed" w:id="488" w:date="2025-12-19T15:59:49.4372471+00:00">
        <w:r>
          <w:tab pt14:Status="Inserted"/>
        </w:r>
      </w:ins>
      <w:ins w:author="David Reed" w:id="489" w:date="2025-12-19T15:59:49.4372471+00:00">
        <w:r>
          <w:tab pt14:Status="Inserted"/>
        </w:r>
      </w:ins>
      <w:ins w:author="David Reed" w:id="490" w:date="2025-12-19T15:59:49.4372471+00:00">
        <w:r>
          <w:t>)ss:</w:t>
        </w:r>
      </w:ins>
    </w:p>
    <w:p pt14:Unid="a4d427cd9ea5448a96328d1743f850c6">
      <w:pPr pt14:Status="Inserted">
        <w:rPr>
          <w:ins w:author="David Reed" w:id="491" w:date="2025-12-19T15:59:49.4372471+00:00"/>
        </w:rPr>
      </w:pPr>
      <w:ins w:author="David Reed" w:id="492" w:date="2025-12-19T15:59:49.4372471+00:00">
        <w:r>
          <w:t>COUNTY OF _____</w:t>
        </w:r>
      </w:ins>
      <w:ins w:author="David Reed" w:id="493" w:date="2025-12-19T15:59:49.4372471+00:00">
        <w:r>
          <w:tab pt14:Status="Inserted"/>
        </w:r>
      </w:ins>
      <w:ins w:author="David Reed" w:id="494" w:date="2025-12-19T15:59:49.4372471+00:00">
        <w:r>
          <w:t>)</w:t>
        </w:r>
      </w:ins>
    </w:p>
    <w:p pt14:Unid="3b7cc49241af4ea490cfced3f879315e">
      <w:pPr pt14:Status="Inserted">
        <w:rPr>
          <w:ins w:author="David Reed" w:id="495" w:date="2025-12-19T15:59:49.4372471+00:00"/>
        </w:rPr>
      </w:pPr>
    </w:p>
    <w:p pt14:Unid="72fa8f475d154e1982d924784959530f">
      <w:pPr pt14:Unid="ef4188317b08449aba07889d5a250329" pt14:Status="Inserted">
        <w:jc w:val="both" pt14:Unid="676979f4b9b44c9aa317778459569fd9"/>
        <w:rPr>
          <w:ins w:author="David Reed" w:id="496" w:date="2025-12-19T15:59:49.4372471+00:00"/>
        </w:rPr>
      </w:pPr>
      <w:ins w:author="David Reed" w:id="497" w:date="2025-12-19T15:59:49.4372471+00:00">
        <w:r>
          <w:tab pt14:Status="Inserted"/>
        </w:r>
      </w:ins>
      <w:ins w:author="David Reed" w:id="498" w:date="2025-12-19T15:59:49.4372471+00:00">
        <w:r>
          <w:t>The foregoing instrument was acknowledged before me this ____ day of ____________, 2025 by ___________________________________ as ___________________________ of Allied Waste Landfill Holdings, Inc., a Delaware corporation and General Partner of BFI Waste Services of Texas, L.P., a Delaware limited partnership, on behalf of the limited partnership.  He/she is personally known to me or has produced a driver’s license as identification.</w:t>
        </w:r>
      </w:ins>
    </w:p>
    <w:p pt14:Unid="2d3181f8bc334652928d11538e06198d">
      <w:pPr pt14:Status="Inserted">
        <w:rPr>
          <w:ins w:author="David Reed" w:id="499" w:date="2025-12-19T15:59:49.4372471+00:00"/>
        </w:rPr>
      </w:pPr>
    </w:p>
    <w:p pt14:Unid="17b357df5c684c56b51f4b043384e3b3">
      <w:pPr pt14:Status="Inserted">
        <w:rPr>
          <w:ins w:author="David Reed" w:id="500" w:date="2025-12-19T15:59:49.4372471+00:00"/>
        </w:rPr>
      </w:pPr>
      <w:ins w:author="David Reed" w:id="501" w:date="2025-12-19T15:59:49.4372471+00:00">
        <w:r>
          <w:tab pt14:Status="Inserted"/>
        </w:r>
      </w:ins>
      <w:ins w:author="David Reed" w:id="502" w:date="2025-12-19T15:59:49.4372471+00:00">
        <w:r>
          <w:t>My Commission Expires: _______________</w:t>
        </w:r>
      </w:ins>
    </w:p>
    <w:p pt14:Unid="06b646c6c91f42a69fa6d2760bac6b3c">
      <w:pPr pt14:Status="Inserted">
        <w:rPr>
          <w:ins w:author="David Reed" w:id="503" w:date="2025-12-19T15:59:49.4372471+00:00"/>
        </w:rPr>
      </w:pPr>
    </w:p>
    <w:p pt14:Unid="d4f58a843cbe46a2b57a054ab63e25ba">
      <w:pPr pt14:Status="Inserted">
        <w:rPr>
          <w:ins w:author="David Reed" w:id="504" w:date="2025-12-19T15:59:49.4372471+00:00"/>
        </w:rPr>
      </w:pPr>
      <w:ins w:author="David Reed" w:id="505" w:date="2025-12-19T15:59:49.4372471+00:00">
        <w:r>
          <w:tab pt14:Status="Inserted"/>
        </w:r>
      </w:ins>
      <w:ins w:author="David Reed" w:id="506" w:date="2025-12-19T15:59:49.4372471+00:00">
        <w:r>
          <w:t>____________________________________</w:t>
        </w:r>
      </w:ins>
    </w:p>
    <w:p pt14:Unid="9e4a265089484d82a07181ce9863d93c">
      <w:pPr pt14:Status="Inserted">
        <w:rPr>
          <w:ins w:author="David Reed" w:id="507" w:date="2025-12-19T15:59:49.4372471+00:00"/>
        </w:rPr>
      </w:pPr>
      <w:ins w:author="David Reed" w:id="508" w:date="2025-12-19T15:59:49.4372471+00:00">
        <w:r>
          <w:tab pt14:Status="Inserted"/>
        </w:r>
      </w:ins>
      <w:ins w:author="David Reed" w:id="509" w:date="2025-12-19T15:59:49.4372471+00:00">
        <w:r>
          <w:t>NOTARY PUBLIC</w:t>
        </w:r>
      </w:ins>
    </w:p>
    <w:p pt14:Unid="e334ea0e38964bf193c93e314258c6f7">
      <w:pPr pt14:Status="Inserted">
        <w:rPr>
          <w:ins w:author="David Reed" w:id="510" w:date="2025-12-19T15:59:49.4372471+00:00"/>
        </w:rPr>
      </w:pPr>
      <w:ins w:author="David Reed" w:id="511" w:date="2025-12-19T15:59:49.4372471+00:00">
        <w:r>
          <w:tab pt14:Status="Inserted"/>
        </w:r>
      </w:ins>
      <w:ins w:author="David Reed" w:id="512" w:date="2025-12-19T15:59:49.4372471+00:00">
        <w:r>
          <w:t>Print Name___________________________</w:t>
        </w:r>
      </w:ins>
    </w:p>
    <w:p pt14:Unid="2c075d282c744727bd3714368dbbe00c">
      <w:pPr pt14:Status="Inserted">
        <w:rPr>
          <w:ins w:author="David Reed" w:id="513" w:date="2025-12-19T15:59:49.4372471+00:00"/>
        </w:rPr>
      </w:pPr>
    </w:p>
    <w:p pt14:Unid="f76cf0ed0d6b402495e204f8d104c314">
      <w:pPr pt14:Status="Inserted">
        <w:rPr>
          <w:ins w:author="David Reed" w:id="514" w:date="2025-12-19T15:59:49.4372471+00:00"/>
        </w:rPr>
      </w:pPr>
      <w:ins w:author="David Reed" w:id="515" w:date="2025-12-19T15:59:49.4372471+00:00">
        <w:r>
          <w:tab pt14:Status="Inserted"/>
        </w:r>
      </w:ins>
      <w:ins w:author="David Reed" w:id="516" w:date="2025-12-19T15:59:49.4372471+00:00">
        <w:r>
          <w:t>Commission No.:______________________</w:t>
        </w:r>
      </w:ins>
    </w:p>
    <w:p pt14:Unid="33388d83f5c748f893ad7391083785e5">
      <w:pPr pt14:Status="Inserted">
        <w:rPr>
          <w:ins w:author="David Reed" w:id="517" w:date="2025-12-19T15:59:49.4372471+00:00"/>
        </w:rPr>
      </w:pPr>
    </w:p>
    <w:p pt14:Unid="41257975e2094ac6b864f8f45e1b3f24">
      <w:pPr pt14:Status="Inserted">
        <w:rPr>
          <w:ins w:author="David Reed" w:id="518" w:date="2025-12-19T15:59:49.4372471+00:00"/>
        </w:rPr>
      </w:pPr>
    </w:p>
    <w:p pt14:Unid="ae2c5d322e504d8cbd8a7fa4891ce5ed">
      <w:pPr pt14:Unid="aa043ee7e54b4f75a27ad907e62e4cd6" pt14:Status="Inserted">
        <w:rPr pt14:Unid="bcdf056d43d6466ea9bd218f24cb2020">
          <w:ins w:author="David Reed" w:id="519" w:date="2025-12-19T15:59:49.4372471+00:00"/>
          <w:bCs pt14:Unid="6bec33f5a87141e582e18862da6ede97"/>
        </w:rPr>
      </w:pPr>
      <w:ins w:author="David Reed" w:id="520" w:date="2025-12-19T15:59:49.4372471+00:00">
        <w:r>
          <w:tab pt14:Status="Inserted"/>
        </w:r>
      </w:ins>
      <w:ins w:author="David Reed" w:id="521" w:date="2025-12-19T15:59:49.4372471+00:00">
        <w:r>
          <w:tab pt14:Status="Inserted"/>
        </w:r>
      </w:ins>
      <w:ins w:author="David Reed" w:id="522" w:date="2025-12-19T15:59:49.4372471+00:00">
        <w:r>
          <w:tab pt14:Status="Inserted"/>
        </w:r>
      </w:ins>
      <w:ins w:author="David Reed" w:id="523" w:date="2025-12-19T15:59:49.4372471+00:00">
        <w:r>
          <w:tab pt14:Status="Inserted"/>
        </w:r>
      </w:ins>
      <w:ins w:author="David Reed" w:id="524" w:date="2025-12-19T15:59:49.4372471+00:00">
        <w:r>
          <w:tab pt14:Status="Inserted"/>
        </w:r>
      </w:ins>
      <w:ins w:author="David Reed" w:id="525" w:date="2025-12-19T15:59:49.4372471+00:00">
        <w:r>
          <w:tab pt14:Status="Inserted"/>
        </w:r>
      </w:ins>
      <w:ins w:author="David Reed" w:id="526" w:date="2025-12-19T15:59:49.4372471+00:00">
        <w:r>
          <w:tab pt14:Status="Inserted"/>
        </w:r>
      </w:ins>
      <w:ins w:author="David Reed" w:id="527" w:date="2025-12-19T15:59:49.4372471+00:00">
        <w:r>
          <w:tab pt14:Status="Inserted"/>
        </w:r>
      </w:ins>
      <w:ins w:author="David Reed" w:id="528" w:date="2025-12-19T15:59:49.4372471+00:00">
        <w:r>
          <w:rPr pt14:Unid="bd752af502c4482bbf6c1ecc2bc2986d">
            <w:b pt14:Unid="df66ae75d81a4e3fb6928b0c7b19a613"/>
          </w:rPr>
          <w:t>[NOTARIAL SEAL]</w:t>
        </w:r>
      </w:ins>
    </w:p>
    <w:p pt14:Unid="dff6434f82994a488f8b098101c0b767">
      <w:pPr pt14:Unid="36419b7f66884f3793490828446116b3" pt14:Status="Inserted">
        <w:rPr pt14:Unid="6e1a97383e57424e8bee8e5a641a134a">
          <w:ins w:author="David Reed" w:id="529" w:date="2025-12-19T15:59:49.4372471+00:00"/>
          <w:bCs pt14:Unid="c429e4933374406fa2769b7ee2621236"/>
        </w:rPr>
      </w:pPr>
    </w:p>
    <w:p pt14:Unid="44ae40aeca9f45259b1124e557b3c0ea">
      <w:pPr pt14:Unid="10de4420167b48848b9fb92545a89142" pt14:Status="Inserted">
        <w:jc w:val="center" pt14:Unid="c28fb67095f5459d9a07ab8912abae28"/>
        <w:rPr pt14:Unid="59eb84dfbbc14d77ab9e6decb192bb6c">
          <w:ins w:author="David Reed" w:id="530" w:date="2025-12-19T15:59:49.4372471+00:00"/>
          <w:bCs pt14:Unid="24b757ef4d2441a5a974a6fba2870dc1"/>
        </w:rPr>
      </w:pPr>
      <w:ins w:author="David Reed" w:id="531" w:date="2025-12-19T15:59:49.4372471+00:00">
        <w:r>
          <w:rPr pt14:Unid="ee06992db9e84858898b40f9e22f39e1">
            <w:bCs pt14:Unid="cdcb3a33a51c4504bfe30013af0d028d"/>
          </w:rPr>
          <w:br w:type="page" pt14:Status="Inserted"/>
        </w:r>
      </w:ins>
      <w:ins w:author="David Reed" w:id="532" w:date="2025-12-19T15:59:49.4372471+00:00">
        <w:r>
          <w:rPr pt14:Unid="14a9075a44d64969a1e9ace022bd85bc">
            <w:bCs pt14:Unid="2643b9b76d144904a3949d7cbbeebdc5"/>
          </w:rPr>
          <w:t>Exhibit “A” to Memorandum of Lease</w:t>
        </w:r>
      </w:ins>
    </w:p>
    <w:p pt14:Unid="03507e5718324cccb7f16e70e6488532">
      <w:pPr pt14:Unid="8fb12b32d78f4be3a47ef202a1aa4ab3" pt14:Status="Inserted">
        <w:rPr pt14:Unid="2a3c4eaaae5c42aea644b81d2fcdd6cf">
          <w:ins w:author="David Reed" w:id="533" w:date="2025-12-19T15:59:49.4372471+00:00"/>
          <w:bCs pt14:Unid="a1bd2ab3429e413c93d2d9b28c902c0c"/>
        </w:rPr>
      </w:pPr>
    </w:p>
    <w:p pt14:Unid="ae7c22bf22f04d4a817ed3e60b636a1a">
      <w:pPr pt14:Unid="f9b8f2e0b95e415c8a12e84bc974672f" pt14:Status="Inserted">
        <w:rPr>
          <w:ins w:author="David Reed" w:id="534" w:date="2025-12-19T15:59:49.4372471+00:00"/>
        </w:rPr>
      </w:pPr>
      <w:ins w:author="David Reed" w:id="535" w:date="2025-12-19T15:59:49.4372471+00:00">
        <w:r>
          <w:br w:type="page" pt14:Status="Inserted"/>
        </w:r>
      </w:ins>
    </w:p>
    <w:p pt14:Unid="dc68d513d85047c6881f2fabbe3d5a8c">
      <w:pPr pt14:Unid="cfbcc59ca59c464f8c9c1c09da9d9952">
        <w:jc w:val="center" pt14:Unid="0df0e9dafd2444339a2cd297c10d274e"/>
        <w:rPr pt14:Unid="9d3cd1d70ae04121b4a8fdea1f5f4bbb">
          <w:b pt14:Unid="db022b3bcdcf4f3cb188430aa31601a8"/>
        </w:rPr>
      </w:pPr>
      <w:r>
        <w:rPr pt14:Unid="2212d5e458af482a853b76c8c71d0110">
          <w:b pt14:Unid="b5dc9f22fbda4e84a362bdfdeb05df6f"/>
        </w:rPr>
        <w:t>EXHIBIT “D”</w:t>
      </w:r>
    </w:p>
    <w:p pt14:Unid="78857e822f5e40518fc6f460b4f0ffc4">
      <w:pPr pt14:Unid="ebbd5ca53b7c445e820a3820d2209795">
        <w:jc w:val="center" pt14:Unid="37e6d40aeda54de9aacd002df2f4abda"/>
        <w:rPr pt14:Unid="ebbacef39c844fb7ad205d8ce3989bb9">
          <w:b pt14:Unid="1c425f16c7354fdf99ea26b9d961b10e"/>
        </w:rPr>
      </w:pPr>
    </w:p>
    <w:p pt14:Unid="e1f687ba08334dbdbb74837f858e3725">
      <w:pPr pt14:Unid="a05f74ed4538433d97227368ae7d0f91">
        <w:jc w:val="center" pt14:Unid="c847906570314339996b499402ba0ada"/>
        <w:rPr pt14:Unid="375a9d30faff4a86a8eec27432cf2b37">
          <w:b pt14:Unid="e7afd422bab3423da9ee35b0c29598b0"/>
        </w:rPr>
      </w:pPr>
      <w:r>
        <w:rPr pt14:Unid="aa9a17b9261c4f10a3ac57f29104d8b5">
          <w:b pt14:Unid="0236464bd31f4b718bc39631b96b0a11"/>
        </w:rPr>
        <w:t>Title Exceptions</w:t>
      </w:r>
    </w:p>
    <w:p pt14:Unid="4cdec89b7a6f4eca804272b2a76c0cf1">
      <w:pPr pt14:Unid="d5ee257bfd864606a04e32147e461cd9">
        <w:rPr pt14:Unid="1229b932a7254766b2e7134fda121504">
          <w:bCs pt14:Unid="2716efad84e44ecdb3a270083d78a858"/>
        </w:rPr>
      </w:pPr>
    </w:p>
    <w:p pt14:Unid="bdb51db884f74554b5823389d5e50a0f">
      <w:pPr pt14:Unid="8aa5a8c4c2d64ecfa3b2061413c10871">
        <w:rPr pt14:Unid="d080b10d8d38435ab504af8c23b87c16">
          <w:b pt14:Unid="027f11d484c1477bb1a21db37914159b"/>
        </w:rPr>
      </w:pPr>
      <w:r>
        <w:rPr pt14:Unid="ff6ece23719244e490f747a690b2ad34">
          <w:bCs pt14:Unid="1a52b9b6fc28452eb0ebfedde4df2e96"/>
        </w:rPr>
        <w:t>“None” if blank.</w:t>
      </w:r>
    </w:p>
    <w:sectPr pt14:Unid="9819bc7a83e04fa7b4b1ab3534b5d021">
      <w:type w:val="continuous" pt14:Unid="56930f76bd8049e39a99554beb98e894"/>
      <w:pgSz w:w="12240" w:h="15840" pt14:Unid="83ef5498a92b4f48a43842f26208b62e"/>
      <w:pgMar w:top="1440" w:right="1440" w:bottom="1440" w:left="1440" w:header="1440" w:footer="1440" w:gutter="0" pt14:Unid="0dc08f24e95c4564a2aa5169d031b03c"/>
      <w:cols w:space="720" pt14:Unid="34ccc0382fe34836a70c59cbcbc2ef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056E6F" w16cex:dateUtc="2025-11-12T19:40:00Z"/>
  <w16cex:commentExtensible w16cex:durableId="19C896E7" w16cex:dateUtc="2025-11-12T21:04:00Z"/>
  <w16cex:commentExtensible w16cex:durableId="63C802EB" w16cex:dateUtc="2025-11-18T21:47:00Z"/>
  <w16cex:commentExtensible w16cex:durableId="2E574215" w16cex:dateUtc="2025-11-12T21:10:00Z"/>
  <w16cex:commentExtensible w16cex:durableId="6F6CBFC8" w16cex:dateUtc="2025-11-12T21:13:00Z"/>
  <w16cex:commentExtensible w16cex:durableId="0CE99356" w16cex:dateUtc="2025-11-18T22:03:00Z"/>
  <w16cex:commentExtensible w16cex:durableId="089BDA27" w16cex:dateUtc="2025-11-12T21:17:00Z"/>
  <w16cex:commentExtensible w16cex:durableId="36562D0A" w16cex:dateUtc="2025-11-12T21:27:00Z"/>
  <w16cex:commentExtensible w16cex:durableId="31323DCB" w16cex:dateUtc="2025-11-18T22:06:00Z"/>
  <w16cex:commentExtensible w16cex:durableId="5F8F23B3" w16cex:dateUtc="2025-11-12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C80402" w16cid:durableId="58056E6F"/>
  <w16cid:commentId w16cid:paraId="1DCADABF" w16cid:durableId="19C896E7"/>
  <w16cid:commentId w16cid:paraId="607D5BD2" w16cid:durableId="63C802EB"/>
  <w16cid:commentId w16cid:paraId="20046592" w16cid:durableId="2E574215"/>
  <w16cid:commentId w16cid:paraId="3205F5E3" w16cid:durableId="6F6CBFC8"/>
  <w16cid:commentId w16cid:paraId="38EC5855" w16cid:durableId="0CE99356"/>
  <w16cid:commentId w16cid:paraId="046447AC" w16cid:durableId="089BDA27"/>
  <w16cid:commentId w16cid:paraId="7B23B9AC" w16cid:durableId="36562D0A"/>
  <w16cid:commentId w16cid:paraId="78D796B0" w16cid:durableId="31323DCB"/>
  <w16cid:commentId w16cid:paraId="7E60EAAB" w16cid:durableId="5F8F23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16cid w16 w16cex w16sdtdh w16sdtfl w16du wp14 pt14">
  <w:endnote w:type="separator" w:id="-1" pt14:Unid="86b016f045d9483eb676fe6fc3aec7fe">
    <w:p pt14:Unid="57c5b8d31d6143b4b71fa4054e69dd9e">
      <w:r pt14:Unid="7acfddc92214485aa8c3213f956b14f2">
        <w:separator pt14:Unid="73afa5564c0d4531bc2f3887b5360055"/>
      </w:r>
    </w:p>
  </w:endnote>
  <w:endnote w:type="continuationSeparator" w:id="0" pt14:Unid="087616d2b4e44994890dafc0d4167f67">
    <w:p pt14:Unid="86660534f79748019917438eceb36e38">
      <w:r pt14:Unid="80583ffa2e84436a8d6a4c68675d0d74">
        <w:continuationSeparator pt14:Unid="a0ced24295cc4de9a190dca04ccb998e"/>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Garamond">
    <w:altName w:val="Cambria"/>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line="240" w:lineRule="exact"/>
    </w:pPr>
  </w:p>
  <w:p>
    <w:pPr>
      <w:framePr w:w="9361" w:wrap="notBeside" w:hAnchor="text" w:vAnchor="text" w:x="1" w:y="1"/>
      <w:jc w:val="center"/>
    </w:pPr>
    <w:r>
      <w:t>35</w:t>
    </w:r>
  </w:p>
  <w:p>
    <w:pPr>
      <w:tabs>
        <w:tab w:val="left" w:pos="-1440"/>
        <w:tab w:val="left" w:pos="-720"/>
        <w:tab w:val="left" w:pos="720"/>
        <w:tab w:val="left" w:pos="1440"/>
        <w:tab w:val="left" w:pos="2160"/>
        <w:tab w:val="left" w:pos="2880"/>
        <w:tab w:val="left" w:pos="4464"/>
        <w:tab w:val="left" w:pos="6480"/>
        <w:tab w:val="left" w:pos="7200"/>
        <w:tab w:val="left" w:pos="79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16cid w16 w16cex w16sdtdh w16sdtfl w16du wp14 pt14">
  <w:footnote w:type="separator" w:id="-1" pt14:Unid="09bbcb5fd9f34dc4924aab5b167b2869">
    <w:p pt14:Unid="5ca22636272d423ab0953228137fe15f">
      <w:r pt14:Unid="bc478a5dc7b14d7dbc0c29d6bd9b77e4">
        <w:separator pt14:Unid="fca1994398b0451582256dae91da9c33"/>
      </w:r>
    </w:p>
  </w:footnote>
  <w:footnote w:type="continuationSeparator" w:id="0" pt14:Unid="24f1c1add0394166a05571a0749c9997">
    <w:p pt14:Unid="baf7f0a8f6d84cfdae449cdcd4607b57">
      <w:r pt14:Unid="db92bb6dd44047fd931b5c398fced772">
        <w:continuationSeparator pt14:Unid="352bf0d4f6424f07917967cbfe78b9f1"/>
      </w:r>
    </w:p>
  </w:footnote>
  <w:footnote w:id="1" pt14:Unid="2d7365d91c9b4be398b7ba89f933e377">
    <w:p pt14:Unid="6a17a7034ab84c44b9516c67ac2bacb5">
      <w:pPr pt14:Unid="e9cf8065d9604937878919116fbec5b5" pt14:Status="Inserted">
        <w:pStyle w:val="FootnoteText" pt14:Unid="036ad5f25c044fc293ec9a9bc9075cce"/>
        <w:rPr>
          <w:ins w:author="David Reed" w:id="536" w:date="2025-12-19T15:59:49.4372471+00:00"/>
        </w:rPr>
      </w:pPr>
      <w:r>
        <w:rPr>
          <w:rStyle w:val="FootnoteReference"/>
        </w:rPr>
        <w:footnoteRef/>
      </w:r>
      <w:ins w:author="David Reed" w:id="537" w:date="2025-12-19T15:59:49.4372471+00:00">
        <w:r>
          <w:t xml:space="preserve"> NTD:  TBD.</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nsid w:val="00000001"/>
    <w:multiLevelType w:val="multilevel"/>
    <w:tmpl w:val="00000000"/>
    <w:lvl w:ilvl="0">
      <w:start w:val="1"/>
      <w:numFmt w:val="decimal"/>
      <w:lvlText w:val="%1"/>
      <w:lvlJc w:val="left"/>
    </w:lvl>
    <w:lvl w:ilvl="1">
      <w:start w:val="1"/>
      <w:numFmt w:val="decimal"/>
      <w:pStyle w:val="Legal2"/>
      <w:lvlText w:val="%1.%2"/>
      <w:lvlJc w:val="left"/>
      <w:pPr>
        <w:tabs>
          <w:tab w:val="num" w:pos="1584"/>
        </w:tabs>
        <w:ind w:firstLine="720"/>
      </w:pPr>
      <w:rPr>
        <w:rFonts w:ascii="Times New Roman" w:hAnsi="Times New Roman"/>
        <w:sz w:val="20"/>
      </w:rPr>
    </w:lvl>
    <w:lvl w:ilvl="2">
      <w:start w:val="1"/>
      <w:numFmt w:val="decimal"/>
      <w:pStyle w:val="Legal3"/>
      <w:lvlText w:val="(%3)"/>
      <w:lvlJc w:val="left"/>
      <w:pPr>
        <w:tabs>
          <w:tab w:val="num" w:pos="2304"/>
        </w:tabs>
        <w:ind w:firstLine="1584"/>
      </w:p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nsid w:val="00000002"/>
    <w:multiLevelType w:val="multilevel"/>
    <w:tmpl w:val="00000000"/>
    <w:lvl w:ilvl="0">
      <w:start w:val="1"/>
      <w:numFmt w:val="upperRoman"/>
      <w:lvlText w:val="%1"/>
      <w:lvlJc w:val="left"/>
    </w:lvl>
    <w:lvl w:ilvl="1">
      <w:start w:val="1"/>
      <w:numFmt w:val="decimal"/>
      <w:lvlText w:val="%2"/>
      <w:lvlJc w:val="left"/>
    </w:lvl>
    <w:lvl w:ilvl="2">
      <w:start w:val="1"/>
      <w:numFmt w:val="lowerLetter"/>
      <w:lvlText w:val="%3"/>
      <w:lvlJc w:val="left"/>
    </w:lvl>
    <w:lvl w:ilvl="3">
      <w:start w:val="1"/>
      <w:numFmt w:val="lowerRoman"/>
      <w:lvlText w:val="%4"/>
      <w:lvlJc w:val="left"/>
    </w:lvl>
    <w:lvl w:ilvl="4">
      <w:start w:val="1"/>
      <w:numFmt w:val="decimal"/>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numFmt w:val="decimal"/>
      <w:lvlText w:val=""/>
      <w:lvlJc w:val="left"/>
    </w:lvl>
  </w:abstractNum>
  <w:abstractNum w:abstractNumId="2">
    <w:nsid w:val="00000003"/>
    <w:multiLevelType w:val="singleLevel"/>
    <w:tmpl w:val="00000000"/>
    <w:lvl w:ilvl="0">
      <w:start w:val="1"/>
      <w:numFmt w:val="decimal"/>
      <w:pStyle w:val="1"/>
      <w:lvlText w:val="%1."/>
      <w:lvlJc w:val="left"/>
      <w:pPr>
        <w:tabs>
          <w:tab w:val="num" w:pos="720"/>
        </w:tabs>
      </w:pPr>
      <w:rPr>
        <w:rFonts w:ascii="AGaramond" w:hAnsi="AGaramond"/>
        <w:b/>
        <w:sz w:val="20"/>
      </w:rPr>
    </w:lvl>
  </w:abstractNum>
  <w:abstractNum w:abstractNumId="3">
    <w:nsid w:val="0CC521C7"/>
    <w:multiLevelType w:val="hybridMultilevel"/>
    <w:tmpl w:val="324CE9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11BE55A8"/>
    <w:multiLevelType w:val="multilevel"/>
    <w:tmpl w:val="DE249BF6"/>
    <w:lvl w:ilvl="0">
      <w:start w:val="15"/>
      <w:numFmt w:val="decimal"/>
      <w:lvlText w:val="%1)"/>
      <w:lvlJc w:val="left"/>
      <w:pPr>
        <w:tabs>
          <w:tab w:val="num" w:pos="72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nsid w:val="2A1E08EB"/>
    <w:multiLevelType w:val="hybridMultilevel"/>
    <w:tmpl w:val="A2480D7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 w:ilvl="0">
        <w:start w:val="1"/>
        <w:numFmt w:val="decimal"/>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
    <w:lvlOverride w:ilvl="0">
      <w:startOverride w:val="1"/>
      <w:lvl w:ilvl="0">
        <w:start w:val="1"/>
        <w:numFmt w:val="decimal"/>
        <w:pStyle w:val="1"/>
        <w:lvlText w:val="%1."/>
        <w:lvlJc w:val="left"/>
      </w:lvl>
    </w:lvlOverride>
  </w:num>
  <w:num w:numId="3">
    <w:abstractNumId w:val="4"/>
  </w:num>
  <w:num w:numId="4">
    <w:abstractNumId w:val="3"/>
  </w:num>
  <w:num w:numId="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315"/>
    <w:rsid w:val="0000555D"/>
    <w:rsid w:val="00010715"/>
    <w:rsid w:val="00030E3B"/>
    <w:rsid w:val="00064516"/>
    <w:rsid w:val="0007387A"/>
    <w:rsid w:val="000A7754"/>
    <w:rsid w:val="000C7EA3"/>
    <w:rsid w:val="000E0183"/>
    <w:rsid w:val="000E5A74"/>
    <w:rsid w:val="000F7098"/>
    <w:rsid w:val="0011554C"/>
    <w:rsid w:val="00121B21"/>
    <w:rsid w:val="00124B49"/>
    <w:rsid w:val="00131545"/>
    <w:rsid w:val="00135205"/>
    <w:rsid w:val="001531F2"/>
    <w:rsid w:val="00153EF5"/>
    <w:rsid w:val="00163273"/>
    <w:rsid w:val="00167CA2"/>
    <w:rsid w:val="00172A55"/>
    <w:rsid w:val="0018728B"/>
    <w:rsid w:val="001C6408"/>
    <w:rsid w:val="001C6E9B"/>
    <w:rsid w:val="001D4F9D"/>
    <w:rsid w:val="002027BF"/>
    <w:rsid w:val="00217BE8"/>
    <w:rsid w:val="00232CD6"/>
    <w:rsid w:val="00241C96"/>
    <w:rsid w:val="00252934"/>
    <w:rsid w:val="00252D17"/>
    <w:rsid w:val="00262C97"/>
    <w:rsid w:val="00277B10"/>
    <w:rsid w:val="002A0B62"/>
    <w:rsid w:val="002A32BF"/>
    <w:rsid w:val="002B6B98"/>
    <w:rsid w:val="002B7DB7"/>
    <w:rsid w:val="002C1C4E"/>
    <w:rsid w:val="002D52F7"/>
    <w:rsid w:val="002D6112"/>
    <w:rsid w:val="002E1E7B"/>
    <w:rsid w:val="002E5511"/>
    <w:rsid w:val="003114AF"/>
    <w:rsid w:val="003157DF"/>
    <w:rsid w:val="003223D4"/>
    <w:rsid w:val="00336018"/>
    <w:rsid w:val="003432DA"/>
    <w:rsid w:val="00356315"/>
    <w:rsid w:val="003573C4"/>
    <w:rsid w:val="00373EA0"/>
    <w:rsid w:val="003826B1"/>
    <w:rsid w:val="00392630"/>
    <w:rsid w:val="0039375D"/>
    <w:rsid w:val="00396F1A"/>
    <w:rsid w:val="003A600B"/>
    <w:rsid w:val="003B2FC6"/>
    <w:rsid w:val="003C34E3"/>
    <w:rsid w:val="003E39C8"/>
    <w:rsid w:val="003F2506"/>
    <w:rsid w:val="003F5C70"/>
    <w:rsid w:val="004016C4"/>
    <w:rsid w:val="0041136D"/>
    <w:rsid w:val="004116C0"/>
    <w:rsid w:val="004231C0"/>
    <w:rsid w:val="00423B63"/>
    <w:rsid w:val="00430AA1"/>
    <w:rsid w:val="00431878"/>
    <w:rsid w:val="00432244"/>
    <w:rsid w:val="00432D1D"/>
    <w:rsid w:val="00454FA4"/>
    <w:rsid w:val="00461784"/>
    <w:rsid w:val="00492D41"/>
    <w:rsid w:val="004A328F"/>
    <w:rsid w:val="004A6EC6"/>
    <w:rsid w:val="004A72FA"/>
    <w:rsid w:val="004B20B8"/>
    <w:rsid w:val="004F549C"/>
    <w:rsid w:val="004F56C3"/>
    <w:rsid w:val="00527A59"/>
    <w:rsid w:val="00535EA5"/>
    <w:rsid w:val="005408EB"/>
    <w:rsid w:val="005501AE"/>
    <w:rsid w:val="00553CC5"/>
    <w:rsid w:val="005568D3"/>
    <w:rsid w:val="0057140F"/>
    <w:rsid w:val="00576900"/>
    <w:rsid w:val="00583A45"/>
    <w:rsid w:val="005849E0"/>
    <w:rsid w:val="00595F05"/>
    <w:rsid w:val="005A328A"/>
    <w:rsid w:val="005A7077"/>
    <w:rsid w:val="005B3D19"/>
    <w:rsid w:val="005B41B8"/>
    <w:rsid w:val="005B603A"/>
    <w:rsid w:val="005C48D7"/>
    <w:rsid w:val="005D2930"/>
    <w:rsid w:val="005D2CB7"/>
    <w:rsid w:val="005D4DE4"/>
    <w:rsid w:val="005D54DC"/>
    <w:rsid w:val="005F1B54"/>
    <w:rsid w:val="005F4A4F"/>
    <w:rsid w:val="00600776"/>
    <w:rsid w:val="00603CAD"/>
    <w:rsid w:val="00611421"/>
    <w:rsid w:val="0061173E"/>
    <w:rsid w:val="00623DF5"/>
    <w:rsid w:val="0063364E"/>
    <w:rsid w:val="00657A2E"/>
    <w:rsid w:val="00665664"/>
    <w:rsid w:val="006A7FBC"/>
    <w:rsid w:val="006B343B"/>
    <w:rsid w:val="006C53B4"/>
    <w:rsid w:val="006C600E"/>
    <w:rsid w:val="006D48FB"/>
    <w:rsid w:val="006D5A4B"/>
    <w:rsid w:val="00700783"/>
    <w:rsid w:val="00711763"/>
    <w:rsid w:val="00714933"/>
    <w:rsid w:val="00717F98"/>
    <w:rsid w:val="00722700"/>
    <w:rsid w:val="00736A16"/>
    <w:rsid w:val="00740946"/>
    <w:rsid w:val="00744C3C"/>
    <w:rsid w:val="00752CCA"/>
    <w:rsid w:val="00756894"/>
    <w:rsid w:val="00765DDD"/>
    <w:rsid w:val="00774234"/>
    <w:rsid w:val="007938AA"/>
    <w:rsid w:val="007A5129"/>
    <w:rsid w:val="007A5FDB"/>
    <w:rsid w:val="007B3C6F"/>
    <w:rsid w:val="007B567F"/>
    <w:rsid w:val="007B5B67"/>
    <w:rsid w:val="007C7EA4"/>
    <w:rsid w:val="007E1C77"/>
    <w:rsid w:val="007E44A7"/>
    <w:rsid w:val="007F015B"/>
    <w:rsid w:val="007F2E8F"/>
    <w:rsid w:val="007F67AE"/>
    <w:rsid w:val="008002CA"/>
    <w:rsid w:val="0080283C"/>
    <w:rsid w:val="00805D18"/>
    <w:rsid w:val="00815177"/>
    <w:rsid w:val="00820768"/>
    <w:rsid w:val="0082388D"/>
    <w:rsid w:val="008303A1"/>
    <w:rsid w:val="0084027B"/>
    <w:rsid w:val="008448C0"/>
    <w:rsid w:val="00853E52"/>
    <w:rsid w:val="00855BF8"/>
    <w:rsid w:val="0086675C"/>
    <w:rsid w:val="00866FF7"/>
    <w:rsid w:val="008723C9"/>
    <w:rsid w:val="00873DE2"/>
    <w:rsid w:val="008B1502"/>
    <w:rsid w:val="008B3A0C"/>
    <w:rsid w:val="008B427B"/>
    <w:rsid w:val="008B526E"/>
    <w:rsid w:val="008B57F4"/>
    <w:rsid w:val="008C08FD"/>
    <w:rsid w:val="008C676B"/>
    <w:rsid w:val="008C6F71"/>
    <w:rsid w:val="008E04C5"/>
    <w:rsid w:val="008E7D6C"/>
    <w:rsid w:val="008E7DB4"/>
    <w:rsid w:val="00910DA3"/>
    <w:rsid w:val="009153EB"/>
    <w:rsid w:val="00917951"/>
    <w:rsid w:val="0092053D"/>
    <w:rsid w:val="00920E31"/>
    <w:rsid w:val="00922F73"/>
    <w:rsid w:val="00944ED1"/>
    <w:rsid w:val="009976A0"/>
    <w:rsid w:val="009A0F3F"/>
    <w:rsid w:val="009A512A"/>
    <w:rsid w:val="009C171D"/>
    <w:rsid w:val="009C1C13"/>
    <w:rsid w:val="009C4242"/>
    <w:rsid w:val="009D60F4"/>
    <w:rsid w:val="009D7125"/>
    <w:rsid w:val="009E6C2A"/>
    <w:rsid w:val="00A00796"/>
    <w:rsid w:val="00A0375F"/>
    <w:rsid w:val="00A138B2"/>
    <w:rsid w:val="00A13ED8"/>
    <w:rsid w:val="00A13F61"/>
    <w:rsid w:val="00A17E2B"/>
    <w:rsid w:val="00A22C15"/>
    <w:rsid w:val="00A263C9"/>
    <w:rsid w:val="00A312C9"/>
    <w:rsid w:val="00A32857"/>
    <w:rsid w:val="00A3467E"/>
    <w:rsid w:val="00A53466"/>
    <w:rsid w:val="00A719C6"/>
    <w:rsid w:val="00A8016A"/>
    <w:rsid w:val="00AA0C8D"/>
    <w:rsid w:val="00AD37FA"/>
    <w:rsid w:val="00AD77A6"/>
    <w:rsid w:val="00AE128E"/>
    <w:rsid w:val="00AE19FC"/>
    <w:rsid w:val="00AE7EE1"/>
    <w:rsid w:val="00AF3185"/>
    <w:rsid w:val="00AF48AA"/>
    <w:rsid w:val="00B06FC2"/>
    <w:rsid w:val="00B21231"/>
    <w:rsid w:val="00B31B45"/>
    <w:rsid w:val="00B4062B"/>
    <w:rsid w:val="00B456B5"/>
    <w:rsid w:val="00B71116"/>
    <w:rsid w:val="00B7129E"/>
    <w:rsid w:val="00B77F6B"/>
    <w:rsid w:val="00B969B0"/>
    <w:rsid w:val="00B977C6"/>
    <w:rsid w:val="00BA1B0D"/>
    <w:rsid w:val="00BA447C"/>
    <w:rsid w:val="00BA6731"/>
    <w:rsid w:val="00BE7296"/>
    <w:rsid w:val="00C00D76"/>
    <w:rsid w:val="00C02DA8"/>
    <w:rsid w:val="00C07228"/>
    <w:rsid w:val="00C24F23"/>
    <w:rsid w:val="00C3513A"/>
    <w:rsid w:val="00C36A1A"/>
    <w:rsid w:val="00C41FF0"/>
    <w:rsid w:val="00C45DD2"/>
    <w:rsid w:val="00C5315E"/>
    <w:rsid w:val="00C54F4B"/>
    <w:rsid w:val="00C766B2"/>
    <w:rsid w:val="00CA492B"/>
    <w:rsid w:val="00CC7268"/>
    <w:rsid w:val="00CC79D8"/>
    <w:rsid w:val="00CD236D"/>
    <w:rsid w:val="00CD535F"/>
    <w:rsid w:val="00CE3B0D"/>
    <w:rsid w:val="00CE484E"/>
    <w:rsid w:val="00CF6656"/>
    <w:rsid w:val="00D053E7"/>
    <w:rsid w:val="00D13661"/>
    <w:rsid w:val="00D40E93"/>
    <w:rsid w:val="00D516FE"/>
    <w:rsid w:val="00D55D70"/>
    <w:rsid w:val="00D71841"/>
    <w:rsid w:val="00D8130D"/>
    <w:rsid w:val="00D86749"/>
    <w:rsid w:val="00DB0158"/>
    <w:rsid w:val="00DB5DB7"/>
    <w:rsid w:val="00DC178B"/>
    <w:rsid w:val="00DC753D"/>
    <w:rsid w:val="00DD5182"/>
    <w:rsid w:val="00DE01C2"/>
    <w:rsid w:val="00DF11CC"/>
    <w:rsid w:val="00E048B4"/>
    <w:rsid w:val="00E42C49"/>
    <w:rsid w:val="00E47CA0"/>
    <w:rsid w:val="00E5121C"/>
    <w:rsid w:val="00E754CA"/>
    <w:rsid w:val="00E77169"/>
    <w:rsid w:val="00E93C5F"/>
    <w:rsid w:val="00E9428A"/>
    <w:rsid w:val="00EB1B4A"/>
    <w:rsid w:val="00EB6259"/>
    <w:rsid w:val="00EB6781"/>
    <w:rsid w:val="00EE001A"/>
    <w:rsid w:val="00F002ED"/>
    <w:rsid w:val="00F037EF"/>
    <w:rsid w:val="00F109C3"/>
    <w:rsid w:val="00F161C1"/>
    <w:rsid w:val="00F17699"/>
    <w:rsid w:val="00F26559"/>
    <w:rsid w:val="00F27962"/>
    <w:rsid w:val="00F3539A"/>
    <w:rsid w:val="00F4413B"/>
    <w:rsid w:val="00F51691"/>
    <w:rsid w:val="00F638CF"/>
    <w:rsid w:val="00F71FD8"/>
    <w:rsid w:val="00F72BE8"/>
    <w:rsid w:val="00FA0203"/>
    <w:rsid w:val="00FD576C"/>
    <w:rsid w:val="00FE3D76"/>
    <w:rsid w:val="00FF5241"/>
    <w:rsid w:val="00FF78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231C0"/>
    <w:pPr>
      <w:widowControl w:val="0"/>
    </w:pPr>
    <w:rPr>
      <w:snapToGrid w:val="0"/>
      <w:sz w:val="24"/>
    </w:rPr>
  </w:style>
  <w:style w:type="paragraph" w:styleId="Heading2">
    <w:name w:val="heading 2"/>
    <w:basedOn w:val="Normal"/>
    <w:next w:val="Normal"/>
    <w:link w:val="Heading2Char"/>
    <w:semiHidden/>
    <w:unhideWhenUsed/>
    <w:qFormat/>
    <w:rsid w:val="00241C96"/>
    <w:pPr>
      <w:keepNext/>
      <w:spacing w:before="240" w:after="60"/>
      <w:outlineLvl w:val="1"/>
    </w:pPr>
    <w:rPr>
      <w:rFonts w:ascii="Aptos Display" w:hAnsi="Aptos Display"/>
      <w:b/>
      <w:bCs/>
      <w:i/>
      <w:i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Reference">
    <w:name w:val="footnote reference"/>
    <w:semiHidden/>
  </w:style>
  <w:style w:type="paragraph" w:styleId="Legal1" w:customStyle="1">
    <w:name w:val="Legal 1"/>
    <w:basedOn w:val="Normal"/>
    <w:pPr>
      <w:ind w:left="720" w:hanging="720"/>
    </w:pPr>
  </w:style>
  <w:style w:type="paragraph" w:styleId="Legal2" w:customStyle="1">
    <w:name w:val="Legal 2"/>
    <w:basedOn w:val="Normal"/>
    <w:pPr>
      <w:numPr>
        <w:ilvl w:val="1"/>
        <w:numId w:val="1"/>
      </w:numPr>
      <w:ind w:firstLine="720"/>
      <w:outlineLvl w:val="1"/>
    </w:pPr>
  </w:style>
  <w:style w:type="paragraph" w:styleId="Legal3" w:customStyle="1">
    <w:name w:val="Legal 3"/>
    <w:basedOn w:val="Normal"/>
    <w:pPr>
      <w:numPr>
        <w:ilvl w:val="2"/>
        <w:numId w:val="1"/>
      </w:numPr>
      <w:ind w:firstLine="1584"/>
      <w:outlineLvl w:val="2"/>
    </w:pPr>
  </w:style>
  <w:style w:type="paragraph" w:styleId="1" w:customStyle="1">
    <w:name w:val="1"/>
    <w:aliases w:val="2,3"/>
    <w:basedOn w:val="Normal"/>
    <w:pPr>
      <w:numPr>
        <w:numId w:val="2"/>
      </w:numPr>
      <w:ind w:left="720" w:hanging="7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link w:val="BalloonTextChar"/>
    <w:rsid w:val="002C1C4E"/>
    <w:rPr>
      <w:rFonts w:ascii="Tahoma" w:hAnsi="Tahoma" w:cs="Tahoma"/>
      <w:sz w:val="16"/>
      <w:szCs w:val="16"/>
    </w:rPr>
  </w:style>
  <w:style w:type="character" w:styleId="BalloonTextChar" w:customStyle="1">
    <w:name w:val="Balloon Text Char"/>
    <w:link w:val="BalloonText"/>
    <w:rsid w:val="002C1C4E"/>
    <w:rPr>
      <w:rFonts w:ascii="Tahoma" w:hAnsi="Tahoma" w:cs="Tahoma"/>
      <w:snapToGrid w:val="0"/>
      <w:sz w:val="16"/>
      <w:szCs w:val="16"/>
    </w:rPr>
  </w:style>
  <w:style w:type="paragraph" w:styleId="FootnoteText">
    <w:name w:val="footnote text"/>
    <w:basedOn w:val="Normal"/>
    <w:link w:val="FootnoteTextChar"/>
    <w:rsid w:val="00D55D70"/>
    <w:rPr>
      <w:sz w:val="20"/>
    </w:rPr>
  </w:style>
  <w:style w:type="character" w:styleId="FootnoteTextChar" w:customStyle="1">
    <w:name w:val="Footnote Text Char"/>
    <w:link w:val="FootnoteText"/>
    <w:rsid w:val="00D55D70"/>
    <w:rPr>
      <w:snapToGrid w:val="0"/>
    </w:rPr>
  </w:style>
  <w:style w:type="paragraph" w:styleId="StyleHeading211pt" w:customStyle="1">
    <w:name w:val="Style Heading 2 + 11 pt"/>
    <w:basedOn w:val="Heading2"/>
    <w:link w:val="StyleHeading211ptChar"/>
    <w:rsid w:val="00241C96"/>
    <w:pPr>
      <w:keepNext w:val="0"/>
      <w:widowControl/>
      <w:tabs>
        <w:tab w:val="num" w:pos="720"/>
      </w:tabs>
      <w:autoSpaceDE w:val="0"/>
      <w:autoSpaceDN w:val="0"/>
      <w:adjustRightInd w:val="0"/>
      <w:spacing w:before="0" w:after="120"/>
      <w:ind w:firstLine="720"/>
      <w:jc w:val="both"/>
    </w:pPr>
    <w:rPr>
      <w:rFonts w:ascii="Times New Roman" w:hAnsi="Times New Roman" w:cs="Arial"/>
      <w:b w:val="0"/>
      <w:bCs w:val="0"/>
      <w:i w:val="0"/>
      <w:iCs w:val="0"/>
      <w:snapToGrid/>
      <w:sz w:val="22"/>
    </w:rPr>
  </w:style>
  <w:style w:type="character" w:styleId="StyleHeading211ptChar" w:customStyle="1">
    <w:name w:val="Style Heading 2 + 11 pt Char"/>
    <w:link w:val="StyleHeading211pt"/>
    <w:locked/>
    <w:rsid w:val="00241C96"/>
    <w:rPr>
      <w:rFonts w:cs="Arial"/>
      <w:sz w:val="22"/>
      <w:szCs w:val="28"/>
    </w:rPr>
  </w:style>
  <w:style w:type="character" w:styleId="Heading2Char" w:customStyle="1">
    <w:name w:val="Heading 2 Char"/>
    <w:link w:val="Heading2"/>
    <w:semiHidden/>
    <w:rsid w:val="00241C96"/>
    <w:rPr>
      <w:rFonts w:ascii="Aptos Display" w:hAnsi="Aptos Display" w:eastAsia="Times New Roman" w:cs="Times New Roman"/>
      <w:b/>
      <w:bCs/>
      <w:i/>
      <w:iCs/>
      <w:snapToGrid w:val="0"/>
      <w:sz w:val="28"/>
      <w:szCs w:val="28"/>
    </w:rPr>
  </w:style>
  <w:style w:type="character" w:styleId="Hyperlink">
    <w:name w:val="Hyperlink"/>
    <w:uiPriority w:val="99"/>
    <w:unhideWhenUsed/>
    <w:rsid w:val="00A0375F"/>
    <w:rPr>
      <w:color w:val="467886"/>
      <w:u w:val="single"/>
    </w:rPr>
  </w:style>
  <w:style w:type="paragraph" w:styleId="Revision">
    <w:name w:val="Revision"/>
    <w:hidden/>
    <w:uiPriority w:val="99"/>
    <w:semiHidden/>
    <w:rsid w:val="002D6112"/>
    <w:rPr>
      <w:snapToGrid w:val="0"/>
      <w:sz w:val="24"/>
    </w:rPr>
  </w:style>
  <w:style w:type="character" w:styleId="CommentReference">
    <w:name w:val="annotation reference"/>
    <w:rsid w:val="002D6112"/>
    <w:rPr>
      <w:sz w:val="16"/>
      <w:szCs w:val="16"/>
    </w:rPr>
  </w:style>
  <w:style w:type="paragraph" w:styleId="CommentText">
    <w:name w:val="annotation text"/>
    <w:basedOn w:val="Normal"/>
    <w:link w:val="CommentTextChar"/>
    <w:rsid w:val="002D6112"/>
    <w:rPr>
      <w:sz w:val="20"/>
    </w:rPr>
  </w:style>
  <w:style w:type="character" w:styleId="CommentTextChar" w:customStyle="1">
    <w:name w:val="Comment Text Char"/>
    <w:link w:val="CommentText"/>
    <w:rsid w:val="002D6112"/>
    <w:rPr>
      <w:snapToGrid w:val="0"/>
      <w:lang w:bidi="ar-SA"/>
    </w:rPr>
  </w:style>
  <w:style w:type="paragraph" w:styleId="CommentSubject">
    <w:name w:val="annotation subject"/>
    <w:basedOn w:val="CommentText"/>
    <w:next w:val="CommentText"/>
    <w:link w:val="CommentSubjectChar"/>
    <w:rsid w:val="002D6112"/>
    <w:rPr>
      <w:b/>
      <w:bCs/>
    </w:rPr>
  </w:style>
  <w:style w:type="character" w:styleId="CommentSubjectChar" w:customStyle="1">
    <w:name w:val="Comment Subject Char"/>
    <w:link w:val="CommentSubject"/>
    <w:rsid w:val="002D6112"/>
    <w:rPr>
      <w:b/>
      <w:bCs/>
      <w:snapToGrid w:val="0"/>
      <w:lang w:bidi="ar-SA"/>
    </w:rPr>
  </w:style>
  <w:style w:type="paragraph" w:styleId="p1" w:customStyle="1">
    <w:name w:val="p1"/>
    <w:basedOn w:val="Normal"/>
    <w:rsid w:val="00AF48AA"/>
    <w:pPr>
      <w:widowControl/>
    </w:pPr>
    <w:rPr>
      <w:rFonts w:ascii="Arial" w:hAnsi="Arial" w:cs="Arial"/>
      <w:snapToGrid/>
      <w:color w:val="000000"/>
      <w:sz w:val="15"/>
      <w:szCs w:val="15"/>
      <w:lang w:bidi="he-IL"/>
    </w:rPr>
  </w:style>
  <w:style w:type="character" w:styleId="DeltaViewInsertion" w:customStyle="1">
    <w:name w:val="DeltaView Insertion"/>
    <w:rsid w:val="007938AA"/>
    <w:rPr>
      <w:color w:val="0000FF"/>
      <w:spacing w:val="0"/>
      <w:u w:val="double"/>
    </w:rPr>
  </w:style>
  <w:style w:type="paragraph" w:styleId="ListParagraph">
    <w:name w:val="List Paragraph"/>
    <w:basedOn w:val="Normal"/>
    <w:uiPriority w:val="34"/>
    <w:qFormat/>
    <w:rsid w:val="006336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886557">
      <w:bodyDiv w:val="1"/>
      <w:marLeft w:val="0"/>
      <w:marRight w:val="0"/>
      <w:marTop w:val="0"/>
      <w:marBottom w:val="0"/>
      <w:divBdr>
        <w:top w:val="none" w:color="auto" w:sz="0" w:space="0"/>
        <w:left w:val="none" w:color="auto" w:sz="0" w:space="0"/>
        <w:bottom w:val="none" w:color="auto" w:sz="0" w:space="0"/>
        <w:right w:val="none" w:color="auto" w:sz="0" w:space="0"/>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mailto:Realestateservices@republicservices.com" TargetMode="External"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openxmlformats.org/officeDocument/2006/relationships/image" Target="media/image3.jpeg" Id="rId15" /><Relationship Type="http://schemas.microsoft.com/office/2016/09/relationships/commentsIds" Target="commentsIds.xml" Id="rId10" /><Relationship Type="http://schemas.microsoft.com/office/2011/relationships/people" Target="people.xml" Id="rId19" /><Relationship Type="http://schemas.openxmlformats.org/officeDocument/2006/relationships/settings" Target="settings.xml" Id="rId4" /><Relationship Type="http://schemas.openxmlformats.org/officeDocument/2006/relationships/image" Target="media/image2.png" Id="rId14" /><Relationship Type="http://schemas.openxmlformats.org/officeDocument/2006/relationships/image" Target="/word/media/P504f5692b05d414f936b32bc118aa9b2.png" Id="Rb806595ed4504064af68ac9211429c03" /><Relationship Type="http://schemas.openxmlformats.org/officeDocument/2006/relationships/image" Target="/word/media/Pf0ab0d5630814edd9989de4c75860cf3.png" Id="Rd09033d17a2948198a893502dd9da1bb" /><Relationship Type="http://schemas.openxmlformats.org/officeDocument/2006/relationships/image" Target="/word/media/P2e93c29898b64a18943e846e72801d28.jpeg" Id="R7b275173ba8c425bbec2de3adc510a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7D03A1BF-34DF-4E3F-937E-927CBAE9093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2</ap:TotalTime>
  <ap:Pages>27</ap:Pages>
  <ap:Words>11049</ap:Words>
  <ap:Characters>62984</ap:Characters>
  <ap:Application>Microsoft Office Word</ap:Application>
  <ap:DocSecurity>0</ap:DocSecurity>
  <ap:Lines>524</ap:Lines>
  <ap:Paragraphs>147</ap:Paragraphs>
  <ap:ScaleCrop>false</ap:ScaleCrop>
  <ap:HeadingPairs>
    <vt:vector baseType="variant" size="2">
      <vt:variant>
        <vt:lpstr>Title</vt:lpstr>
      </vt:variant>
      <vt:variant>
        <vt:i4>1</vt:i4>
      </vt:variant>
    </vt:vector>
  </ap:HeadingPairs>
  <ap:TitlesOfParts>
    <vt:vector baseType="lpstr" size="1">
      <vt:lpstr/>
    </vt:vector>
  </ap:TitlesOfParts>
  <ap:Company>Williams Mullen</ap:Company>
  <ap:LinksUpToDate>false</ap:LinksUpToDate>
  <ap:CharactersWithSpaces>73886</ap:CharactersWithSpaces>
  <ap:SharedDoc>false</ap:SharedDoc>
  <ap:HLinks>
    <vt:vector baseType="variant" size="6">
      <vt:variant>
        <vt:i4>4915314</vt:i4>
      </vt:variant>
      <vt:variant>
        <vt:i4>0</vt:i4>
      </vt:variant>
      <vt:variant>
        <vt:i4>0</vt:i4>
      </vt:variant>
      <vt:variant>
        <vt:i4>5</vt:i4>
      </vt:variant>
      <vt:variant>
        <vt:lpwstr>mailto:Realestateservices@republicservices.com</vt:lpwstr>
      </vt:variant>
      <vt:variant>
        <vt:lpwstr/>
      </vt:variant>
    </vt:vector>
  </ap:HLinks>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DREED</dc:creator>
  <cp:keywords/>
  <cp:lastModifiedBy>Evan Rosenfeld</cp:lastModifiedBy>
  <cp:revision>2</cp:revision>
  <cp:lastPrinted>2013-03-25T14:24:00Z</cp:lastPrinted>
  <dcterms:created xsi:type="dcterms:W3CDTF">2025-11-19T19:44:00Z</dcterms:created>
  <dcterms:modified xsi:type="dcterms:W3CDTF">2025-11-19T19:44:00Z</dcterms:modified>
</cp:coreProperties>
</file>