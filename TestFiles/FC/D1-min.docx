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402B" w14:textId="77777777" w:rsidR="00356315" w:rsidRPr="00DD5182" w:rsidRDefault="00356315" w:rsidP="000F7098">
      <w:pPr>
        <w:jc w:val="center"/>
        <w:rPr>
          <w:b/>
          <w:szCs w:val="24"/>
          <w:u w:val="single"/>
        </w:rPr>
      </w:pPr>
      <w:r w:rsidRPr="00DD5182">
        <w:rPr>
          <w:b/>
          <w:szCs w:val="24"/>
          <w:u w:val="single"/>
        </w:rPr>
        <w:t>LEASE AGREEMENT</w:t>
      </w:r>
    </w:p>
    <w:p w14:paraId="1C04AB02" w14:textId="77777777" w:rsidR="00356315" w:rsidRPr="000F7098" w:rsidRDefault="00356315" w:rsidP="000F7098"/>
    <w:p w14:paraId="7A212917" w14:textId="4D6C0EF0" w:rsidR="00356315" w:rsidRPr="000F7098" w:rsidRDefault="000F7098" w:rsidP="007D7E41">
      <w:pPr>
        <w:jc w:val="both"/>
      </w:pPr>
      <w:r>
        <w:tab/>
      </w:r>
      <w:r w:rsidR="007D7E41" w:rsidRPr="000F7098">
        <w:rPr>
          <w:b/>
        </w:rPr>
        <w:t>THIS LEASE AGREEMENT</w:t>
      </w:r>
      <w:r w:rsidR="007D7E41" w:rsidRPr="000F7098">
        <w:t xml:space="preserve"> (the </w:t>
      </w:r>
      <w:r w:rsidR="007D7E41">
        <w:t>“</w:t>
      </w:r>
      <w:r w:rsidR="007D7E41" w:rsidRPr="00B77F6B">
        <w:rPr>
          <w:b/>
        </w:rPr>
        <w:t>Lease</w:t>
      </w:r>
      <w:r w:rsidR="007D7E41">
        <w:t>”</w:t>
      </w:r>
      <w:r w:rsidR="007D7E41" w:rsidRPr="000F7098">
        <w:t xml:space="preserve">) is made </w:t>
      </w:r>
      <w:r w:rsidR="007D7E41">
        <w:t xml:space="preserve">and effective </w:t>
      </w:r>
      <w:r w:rsidR="007D7E41" w:rsidRPr="000F7098">
        <w:t xml:space="preserve">this </w:t>
      </w:r>
      <w:r w:rsidR="007D7E41">
        <w:t>_____ day of September, 2025 (the “</w:t>
      </w:r>
      <w:r w:rsidR="007D7E41" w:rsidRPr="00DD5182">
        <w:rPr>
          <w:b/>
        </w:rPr>
        <w:t>Effective Date</w:t>
      </w:r>
      <w:r w:rsidR="007D7E41">
        <w:t>”)</w:t>
      </w:r>
      <w:r w:rsidR="007D7E41" w:rsidRPr="000F7098">
        <w:t xml:space="preserve"> by and between</w:t>
      </w:r>
      <w:r w:rsidR="007D7E41">
        <w:t xml:space="preserve"> </w:t>
      </w:r>
      <w:r w:rsidR="007D7E41">
        <w:rPr>
          <w:b/>
          <w:bCs/>
        </w:rPr>
        <w:t>ABC INDUSTRIAL LLC</w:t>
      </w:r>
      <w:r w:rsidR="007D7E41">
        <w:t>, a Texas limited liability company (“</w:t>
      </w:r>
      <w:r w:rsidR="007D7E41">
        <w:rPr>
          <w:b/>
          <w:bCs/>
        </w:rPr>
        <w:t>ABC</w:t>
      </w:r>
      <w:r w:rsidR="007D7E41" w:rsidRPr="007B5B67">
        <w:rPr>
          <w:b/>
          <w:bCs/>
        </w:rPr>
        <w:t xml:space="preserve"> Industrial</w:t>
      </w:r>
      <w:r w:rsidR="007D7E41">
        <w:t>”, referred to as “</w:t>
      </w:r>
      <w:r w:rsidR="007D7E41" w:rsidRPr="00B77F6B">
        <w:rPr>
          <w:b/>
        </w:rPr>
        <w:t>Landlord</w:t>
      </w:r>
      <w:r w:rsidR="007D7E41">
        <w:t>”</w:t>
      </w:r>
      <w:r w:rsidR="007D7E41" w:rsidRPr="000F7098">
        <w:t>) and</w:t>
      </w:r>
      <w:r w:rsidR="007D7E41">
        <w:t xml:space="preserve"> </w:t>
      </w:r>
      <w:r w:rsidR="007D7E41">
        <w:rPr>
          <w:b/>
          <w:bCs/>
        </w:rPr>
        <w:t>TENANT</w:t>
      </w:r>
      <w:r w:rsidR="007D7E41" w:rsidRPr="008C676B">
        <w:rPr>
          <w:b/>
          <w:bCs/>
        </w:rPr>
        <w:t>, L.P.</w:t>
      </w:r>
      <w:r w:rsidR="007D7E41">
        <w:t>, a Delaware limited partnership</w:t>
      </w:r>
      <w:r w:rsidR="007D7E41" w:rsidRPr="000F7098">
        <w:t xml:space="preserve"> (</w:t>
      </w:r>
      <w:r w:rsidR="007D7E41">
        <w:t>“</w:t>
      </w:r>
      <w:r w:rsidR="007D7E41" w:rsidRPr="00B77F6B">
        <w:rPr>
          <w:b/>
        </w:rPr>
        <w:t>Tenant</w:t>
      </w:r>
      <w:r w:rsidR="007D7E41">
        <w:t>”</w:t>
      </w:r>
      <w:r w:rsidR="007D7E41" w:rsidRPr="000F7098">
        <w:t>).</w:t>
      </w:r>
    </w:p>
    <w:p w14:paraId="65324E7D" w14:textId="77777777" w:rsidR="00356315" w:rsidRPr="000F7098" w:rsidRDefault="00356315" w:rsidP="000F7098"/>
    <w:p w14:paraId="55FA0A45" w14:textId="77777777" w:rsidR="002B7DB7" w:rsidRPr="00600163" w:rsidRDefault="002B7DB7" w:rsidP="002B7DB7">
      <w:pPr>
        <w:widowControl/>
        <w:tabs>
          <w:tab w:val="center" w:pos="4680"/>
          <w:tab w:val="left" w:pos="6480"/>
          <w:tab w:val="left" w:pos="7200"/>
          <w:tab w:val="left" w:pos="7920"/>
        </w:tabs>
        <w:jc w:val="center"/>
        <w:rPr>
          <w:b/>
          <w:bCs/>
          <w:szCs w:val="24"/>
        </w:rPr>
      </w:pPr>
      <w:r w:rsidRPr="00600163">
        <w:rPr>
          <w:b/>
          <w:bCs/>
          <w:szCs w:val="24"/>
        </w:rPr>
        <w:t>RECITALS:</w:t>
      </w:r>
    </w:p>
    <w:p w14:paraId="7468D261" w14:textId="77777777" w:rsidR="002B7DB7" w:rsidRPr="00600163" w:rsidRDefault="002B7DB7" w:rsidP="002B7DB7">
      <w:pPr>
        <w:jc w:val="both"/>
        <w:rPr>
          <w:b/>
          <w:szCs w:val="24"/>
        </w:rPr>
      </w:pPr>
    </w:p>
    <w:p w14:paraId="745BC0DB" w14:textId="7240C9F6" w:rsidR="002B7DB7" w:rsidRPr="00600163" w:rsidRDefault="002B7DB7" w:rsidP="002B7DB7">
      <w:pPr>
        <w:ind w:firstLine="720"/>
        <w:jc w:val="both"/>
        <w:rPr>
          <w:szCs w:val="24"/>
        </w:rPr>
      </w:pPr>
      <w:r w:rsidRPr="00600163">
        <w:rPr>
          <w:b/>
          <w:szCs w:val="24"/>
        </w:rPr>
        <w:t>WHEREAS</w:t>
      </w:r>
      <w:r w:rsidRPr="00600163">
        <w:rPr>
          <w:szCs w:val="24"/>
        </w:rPr>
        <w:t xml:space="preserve">, Landlord is the </w:t>
      </w:r>
      <w:r w:rsidRPr="007052C7">
        <w:rPr>
          <w:b/>
          <w:bCs/>
          <w:szCs w:val="24"/>
          <w:rPrChange w:id="0" w:author="Evan Rosenfeld" w:date="2025-12-09T19:35:00Z" w16du:dateUtc="2025-12-10T00:35:00Z">
            <w:rPr>
              <w:szCs w:val="24"/>
            </w:rPr>
          </w:rPrChange>
        </w:rPr>
        <w:t>fee</w:t>
      </w:r>
      <w:r w:rsidRPr="00600163">
        <w:rPr>
          <w:szCs w:val="24"/>
        </w:rPr>
        <w:t xml:space="preserve"> simple owner of certain real property </w:t>
      </w:r>
      <w:bookmarkStart w:id="1" w:name="S50"/>
      <w:bookmarkEnd w:id="1"/>
      <w:r w:rsidR="00AE128E">
        <w:rPr>
          <w:szCs w:val="24"/>
        </w:rPr>
        <w:t xml:space="preserve">located in </w:t>
      </w:r>
      <w:r w:rsidR="007D7E41">
        <w:rPr>
          <w:szCs w:val="24"/>
        </w:rPr>
        <w:t>Houston</w:t>
      </w:r>
      <w:r w:rsidR="00AE128E">
        <w:rPr>
          <w:szCs w:val="24"/>
        </w:rPr>
        <w:t xml:space="preserve">, Texas consisting of approximately </w:t>
      </w:r>
      <w:r w:rsidR="007D7E41">
        <w:rPr>
          <w:szCs w:val="24"/>
        </w:rPr>
        <w:t xml:space="preserve">1.23 </w:t>
      </w:r>
      <w:r w:rsidR="00AE128E">
        <w:rPr>
          <w:szCs w:val="24"/>
        </w:rPr>
        <w:t>acres and</w:t>
      </w:r>
      <w:r w:rsidR="00461784">
        <w:rPr>
          <w:szCs w:val="24"/>
        </w:rPr>
        <w:t xml:space="preserve"> having Property Identification No(s). </w:t>
      </w:r>
      <w:del w:id="2" w:author="Evan Rosenfeld" w:date="2025-07-30T16:44:00Z">
        <w:r w:rsidR="007B5B67" w:rsidDel="002D6112">
          <w:rPr>
            <w:szCs w:val="24"/>
          </w:rPr>
          <w:delText>0526-00-03300</w:delText>
        </w:r>
      </w:del>
      <w:r w:rsidR="007D7E41">
        <w:rPr>
          <w:szCs w:val="24"/>
        </w:rPr>
        <w:t>12345</w:t>
      </w:r>
      <w:r w:rsidR="00461784">
        <w:rPr>
          <w:szCs w:val="24"/>
        </w:rPr>
        <w:t xml:space="preserve">, described on </w:t>
      </w:r>
      <w:r w:rsidR="00461784" w:rsidRPr="00461784">
        <w:rPr>
          <w:szCs w:val="24"/>
          <w:u w:val="single"/>
        </w:rPr>
        <w:t>Exhibit “A”</w:t>
      </w:r>
      <w:r w:rsidR="00461784">
        <w:rPr>
          <w:szCs w:val="24"/>
        </w:rPr>
        <w:t xml:space="preserve"> attached hereto and incorporated herein by reference</w:t>
      </w:r>
      <w:r w:rsidRPr="00600163">
        <w:rPr>
          <w:szCs w:val="24"/>
        </w:rPr>
        <w:t xml:space="preserve"> (the “</w:t>
      </w:r>
      <w:r w:rsidRPr="00600163">
        <w:rPr>
          <w:b/>
          <w:bCs/>
          <w:szCs w:val="24"/>
        </w:rPr>
        <w:t xml:space="preserve">Real </w:t>
      </w:r>
      <w:r w:rsidRPr="00600163">
        <w:rPr>
          <w:b/>
          <w:szCs w:val="24"/>
        </w:rPr>
        <w:t>Property</w:t>
      </w:r>
      <w:r w:rsidRPr="00600163">
        <w:rPr>
          <w:szCs w:val="24"/>
        </w:rPr>
        <w:t>”).</w:t>
      </w:r>
    </w:p>
    <w:p w14:paraId="7F0287DE" w14:textId="77777777" w:rsidR="002B7DB7" w:rsidRPr="00600163" w:rsidRDefault="002B7DB7" w:rsidP="002B7DB7">
      <w:pPr>
        <w:jc w:val="both"/>
        <w:rPr>
          <w:szCs w:val="24"/>
        </w:rPr>
      </w:pPr>
    </w:p>
    <w:p w14:paraId="1F2348A9" w14:textId="01A4B84A" w:rsidR="002B7DB7" w:rsidRPr="00600163" w:rsidRDefault="002B7DB7" w:rsidP="002B7DB7">
      <w:pPr>
        <w:jc w:val="both"/>
        <w:rPr>
          <w:szCs w:val="24"/>
        </w:rPr>
      </w:pPr>
      <w:r w:rsidRPr="00600163">
        <w:rPr>
          <w:szCs w:val="24"/>
        </w:rPr>
        <w:tab/>
      </w:r>
      <w:r w:rsidRPr="00600163">
        <w:rPr>
          <w:b/>
          <w:szCs w:val="24"/>
        </w:rPr>
        <w:t>WHEREAS</w:t>
      </w:r>
      <w:r w:rsidRPr="00600163">
        <w:rPr>
          <w:szCs w:val="24"/>
        </w:rPr>
        <w:t xml:space="preserve">, Tenant desires to lease from Landlord, and </w:t>
      </w:r>
      <w:r w:rsidRPr="00CC1FFB">
        <w:rPr>
          <w:szCs w:val="24"/>
          <w:u w:val="single"/>
          <w:rPrChange w:id="3" w:author="Evan Rosenfeld" w:date="2025-12-10T13:01:00Z" w16du:dateUtc="2025-12-10T18:01:00Z">
            <w:rPr>
              <w:szCs w:val="24"/>
            </w:rPr>
          </w:rPrChange>
        </w:rPr>
        <w:t>Landlord</w:t>
      </w:r>
      <w:r w:rsidRPr="00600163">
        <w:rPr>
          <w:szCs w:val="24"/>
        </w:rPr>
        <w:t xml:space="preserve"> desires to lease to Tenant, </w:t>
      </w:r>
      <w:r w:rsidR="00AE128E">
        <w:rPr>
          <w:szCs w:val="24"/>
        </w:rPr>
        <w:t xml:space="preserve">a portion of the </w:t>
      </w:r>
      <w:r w:rsidRPr="00600163">
        <w:rPr>
          <w:szCs w:val="24"/>
        </w:rPr>
        <w:t>Real Property</w:t>
      </w:r>
      <w:r w:rsidR="00AE128E">
        <w:rPr>
          <w:szCs w:val="24"/>
        </w:rPr>
        <w:t xml:space="preserve"> having an address of </w:t>
      </w:r>
      <w:r w:rsidR="007D7E41">
        <w:rPr>
          <w:szCs w:val="24"/>
        </w:rPr>
        <w:t>123</w:t>
      </w:r>
      <w:r w:rsidR="00AE128E">
        <w:rPr>
          <w:szCs w:val="24"/>
        </w:rPr>
        <w:t xml:space="preserve"> </w:t>
      </w:r>
      <w:r w:rsidR="007D7E41">
        <w:rPr>
          <w:szCs w:val="24"/>
        </w:rPr>
        <w:t>Sesame</w:t>
      </w:r>
      <w:r w:rsidR="00AE128E">
        <w:rPr>
          <w:szCs w:val="24"/>
        </w:rPr>
        <w:t xml:space="preserve"> Court, </w:t>
      </w:r>
      <w:r w:rsidR="007D7E41">
        <w:rPr>
          <w:szCs w:val="24"/>
        </w:rPr>
        <w:t>Houston</w:t>
      </w:r>
      <w:r w:rsidR="00AE128E">
        <w:rPr>
          <w:szCs w:val="24"/>
        </w:rPr>
        <w:t xml:space="preserve">, Texas, consisting of </w:t>
      </w:r>
      <w:ins w:id="4" w:author="C. Bruce Willis, II" w:date="2025-08-04T11:21:00Z">
        <w:r w:rsidR="007E1C77">
          <w:rPr>
            <w:szCs w:val="24"/>
          </w:rPr>
          <w:t xml:space="preserve">a </w:t>
        </w:r>
      </w:ins>
      <w:r w:rsidR="007D7E41">
        <w:rPr>
          <w:szCs w:val="24"/>
        </w:rPr>
        <w:t>1</w:t>
      </w:r>
      <w:r w:rsidR="00AE128E">
        <w:rPr>
          <w:szCs w:val="24"/>
        </w:rPr>
        <w:t>,</w:t>
      </w:r>
      <w:r w:rsidR="007D7E41">
        <w:rPr>
          <w:szCs w:val="24"/>
        </w:rPr>
        <w:t>2</w:t>
      </w:r>
      <w:r w:rsidR="00AE128E">
        <w:rPr>
          <w:szCs w:val="24"/>
        </w:rPr>
        <w:t>34 square foot building</w:t>
      </w:r>
      <w:r w:rsidR="00F71FD8">
        <w:rPr>
          <w:szCs w:val="24"/>
        </w:rPr>
        <w:t xml:space="preserve"> </w:t>
      </w:r>
      <w:ins w:id="5" w:author="C. Bruce Willis, II" w:date="2025-08-04T11:21:00Z">
        <w:r w:rsidR="007E1C77">
          <w:rPr>
            <w:szCs w:val="24"/>
          </w:rPr>
          <w:t xml:space="preserve"> and approximately 48,600 square fee</w:t>
        </w:r>
      </w:ins>
      <w:ins w:id="6" w:author="C. Bruce Willis, II" w:date="2025-08-04T11:22:00Z">
        <w:r w:rsidR="007E1C77">
          <w:rPr>
            <w:szCs w:val="24"/>
          </w:rPr>
          <w:t>t</w:t>
        </w:r>
      </w:ins>
      <w:ins w:id="7" w:author="C. Bruce Willis, II" w:date="2025-08-04T11:21:00Z">
        <w:r w:rsidR="007E1C77">
          <w:rPr>
            <w:szCs w:val="24"/>
          </w:rPr>
          <w:t xml:space="preserve"> of land</w:t>
        </w:r>
      </w:ins>
      <w:ins w:id="8" w:author="C. Bruce Willis, II" w:date="2025-08-04T11:22:00Z">
        <w:r w:rsidR="007E1C77">
          <w:rPr>
            <w:szCs w:val="24"/>
          </w:rPr>
          <w:t xml:space="preserve"> </w:t>
        </w:r>
      </w:ins>
      <w:r w:rsidR="00F71FD8">
        <w:rPr>
          <w:szCs w:val="24"/>
        </w:rPr>
        <w:t>(the “</w:t>
      </w:r>
      <w:r w:rsidR="00F71FD8" w:rsidRPr="00F71FD8">
        <w:rPr>
          <w:b/>
          <w:bCs/>
          <w:szCs w:val="24"/>
        </w:rPr>
        <w:t>Building</w:t>
      </w:r>
      <w:r w:rsidR="00F71FD8">
        <w:rPr>
          <w:szCs w:val="24"/>
        </w:rPr>
        <w:t>”)</w:t>
      </w:r>
      <w:r w:rsidR="00AE128E">
        <w:rPr>
          <w:szCs w:val="24"/>
        </w:rPr>
        <w:t xml:space="preserve">, as shown on </w:t>
      </w:r>
      <w:r w:rsidR="00AE128E" w:rsidRPr="00B31B45">
        <w:rPr>
          <w:szCs w:val="24"/>
          <w:u w:val="single"/>
        </w:rPr>
        <w:t>Exhibit “A-1”</w:t>
      </w:r>
      <w:r w:rsidR="00AE128E">
        <w:rPr>
          <w:szCs w:val="24"/>
        </w:rPr>
        <w:t xml:space="preserve"> attached hereto and incorporated herein by reference</w:t>
      </w:r>
      <w:r w:rsidRPr="00600163">
        <w:rPr>
          <w:szCs w:val="24"/>
        </w:rPr>
        <w:t xml:space="preserve"> (collectively, the “</w:t>
      </w:r>
      <w:r w:rsidRPr="00600163">
        <w:rPr>
          <w:b/>
          <w:szCs w:val="24"/>
        </w:rPr>
        <w:t>Premises</w:t>
      </w:r>
      <w:r w:rsidRPr="00600163">
        <w:rPr>
          <w:szCs w:val="24"/>
        </w:rPr>
        <w:t>”) on the terms set forth herein.</w:t>
      </w:r>
    </w:p>
    <w:p w14:paraId="27A73C5C" w14:textId="77777777" w:rsidR="002B7DB7" w:rsidRPr="00600163" w:rsidRDefault="002B7DB7" w:rsidP="002B7DB7">
      <w:pPr>
        <w:jc w:val="both"/>
        <w:rPr>
          <w:szCs w:val="24"/>
        </w:rPr>
      </w:pPr>
    </w:p>
    <w:p w14:paraId="03ECB843" w14:textId="07B210B9" w:rsidR="00F14D48" w:rsidRDefault="002B7DB7" w:rsidP="00F14D4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464"/>
          <w:tab w:val="left" w:pos="6480"/>
          <w:tab w:val="left" w:pos="7200"/>
          <w:tab w:val="left" w:pos="7920"/>
        </w:tabs>
        <w:ind w:firstLine="720"/>
        <w:jc w:val="both"/>
        <w:rPr>
          <w:b/>
        </w:rPr>
      </w:pPr>
      <w:r w:rsidRPr="00600163">
        <w:rPr>
          <w:b/>
          <w:szCs w:val="24"/>
        </w:rPr>
        <w:t>NOW, THEREFORE</w:t>
      </w:r>
      <w:r w:rsidRPr="00600163">
        <w:rPr>
          <w:szCs w:val="24"/>
        </w:rPr>
        <w:t xml:space="preserve">, in consideration of the foregoing, the mutual covenants contained herein and the sum of $10.00 and other good and valuable </w:t>
      </w:r>
      <w:r w:rsidR="007B5B67" w:rsidRPr="00600163">
        <w:rPr>
          <w:szCs w:val="24"/>
        </w:rPr>
        <w:t>consideration</w:t>
      </w:r>
      <w:r w:rsidRPr="00600163">
        <w:rPr>
          <w:szCs w:val="24"/>
        </w:rPr>
        <w:t xml:space="preserve">, the receipt and sufficiency of which are hereby acknowledged, the parties, intending to be legally bound, do hereby agree as follows: </w:t>
      </w:r>
    </w:p>
    <w:p w14:paraId="21755A20" w14:textId="08CFB4DC" w:rsidR="00121B21" w:rsidRDefault="00121B21" w:rsidP="00121B21">
      <w:pPr>
        <w:rPr>
          <w:b/>
        </w:rPr>
      </w:pPr>
    </w:p>
    <w:sectPr w:rsidR="00121B21">
      <w:footerReference w:type="default" r:id="rId8"/>
      <w:endnotePr>
        <w:numFmt w:val="decimal"/>
      </w:endnotePr>
      <w:type w:val="continuous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8CD52" w14:textId="77777777" w:rsidR="00B75C37" w:rsidRDefault="00B75C37">
      <w:r>
        <w:separator/>
      </w:r>
    </w:p>
  </w:endnote>
  <w:endnote w:type="continuationSeparator" w:id="0">
    <w:p w14:paraId="2CD44D3C" w14:textId="77777777" w:rsidR="00B75C37" w:rsidRDefault="00B75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aramond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69C48" w14:textId="77777777" w:rsidR="00356315" w:rsidRDefault="00356315">
    <w:pPr>
      <w:spacing w:line="240" w:lineRule="exact"/>
    </w:pPr>
  </w:p>
  <w:p w14:paraId="5F766BA4" w14:textId="77777777" w:rsidR="00356315" w:rsidRDefault="00356315">
    <w:pPr>
      <w:framePr w:w="9361" w:wrap="notBeside" w:vAnchor="text" w:hAnchor="text" w:x="1" w:y="1"/>
      <w:jc w:val="center"/>
    </w:pPr>
    <w:r>
      <w:fldChar w:fldCharType="begin"/>
    </w:r>
    <w:r>
      <w:instrText xml:space="preserve">PAGE </w:instrText>
    </w:r>
    <w:r>
      <w:fldChar w:fldCharType="separate"/>
    </w:r>
    <w:r w:rsidR="00CE3B0D">
      <w:rPr>
        <w:noProof/>
      </w:rPr>
      <w:t>35</w:t>
    </w:r>
    <w:r>
      <w:fldChar w:fldCharType="end"/>
    </w:r>
  </w:p>
  <w:p w14:paraId="5D0C6B96" w14:textId="77777777" w:rsidR="00356315" w:rsidRDefault="0035631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464"/>
        <w:tab w:val="left" w:pos="6480"/>
        <w:tab w:val="left" w:pos="7200"/>
        <w:tab w:val="left" w:pos="79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E60E3" w14:textId="77777777" w:rsidR="00B75C37" w:rsidRDefault="00B75C37">
      <w:r>
        <w:separator/>
      </w:r>
    </w:p>
  </w:footnote>
  <w:footnote w:type="continuationSeparator" w:id="0">
    <w:p w14:paraId="383582E4" w14:textId="77777777" w:rsidR="00B75C37" w:rsidRDefault="00B75C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"/>
      <w:lvlJc w:val="left"/>
    </w:lvl>
    <w:lvl w:ilvl="1">
      <w:start w:val="1"/>
      <w:numFmt w:val="decimal"/>
      <w:pStyle w:val="Legal2"/>
      <w:lvlText w:val="%1.%2"/>
      <w:lvlJc w:val="left"/>
      <w:pPr>
        <w:tabs>
          <w:tab w:val="num" w:pos="1584"/>
        </w:tabs>
        <w:ind w:firstLine="720"/>
      </w:pPr>
      <w:rPr>
        <w:rFonts w:ascii="Times New Roman" w:hAnsi="Times New Roman"/>
        <w:sz w:val="20"/>
      </w:rPr>
    </w:lvl>
    <w:lvl w:ilvl="2">
      <w:start w:val="1"/>
      <w:numFmt w:val="decimal"/>
      <w:pStyle w:val="Legal3"/>
      <w:lvlText w:val="(%3)"/>
      <w:lvlJc w:val="left"/>
      <w:pPr>
        <w:tabs>
          <w:tab w:val="num" w:pos="2304"/>
        </w:tabs>
        <w:ind w:firstLine="1584"/>
      </w:pPr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00000000"/>
    <w:lvl w:ilvl="0">
      <w:start w:val="1"/>
      <w:numFmt w:val="upperRoman"/>
      <w:lvlText w:val="%1"/>
      <w:lvlJc w:val="left"/>
    </w:lvl>
    <w:lvl w:ilvl="1">
      <w:start w:val="1"/>
      <w:numFmt w:val="decimal"/>
      <w:lvlText w:val="%2"/>
      <w:lvlJc w:val="left"/>
    </w:lvl>
    <w:lvl w:ilvl="2">
      <w:start w:val="1"/>
      <w:numFmt w:val="lowerLetter"/>
      <w:lvlText w:val="%3"/>
      <w:lvlJc w:val="left"/>
    </w:lvl>
    <w:lvl w:ilvl="3">
      <w:start w:val="1"/>
      <w:numFmt w:val="lowerRoman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lowerLetter"/>
      <w:lvlText w:val="%6"/>
      <w:lvlJc w:val="left"/>
    </w:lvl>
    <w:lvl w:ilvl="6">
      <w:start w:val="1"/>
      <w:numFmt w:val="lowerRoman"/>
      <w:lvlText w:val="%7"/>
      <w:lvlJc w:val="left"/>
    </w:lvl>
    <w:lvl w:ilvl="7">
      <w:start w:val="1"/>
      <w:numFmt w:val="lowerLetter"/>
      <w:lvlText w:val="%8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singleLevel"/>
    <w:tmpl w:val="00000000"/>
    <w:lvl w:ilvl="0">
      <w:start w:val="1"/>
      <w:numFmt w:val="decimal"/>
      <w:pStyle w:val="1"/>
      <w:lvlText w:val="%1."/>
      <w:lvlJc w:val="left"/>
      <w:pPr>
        <w:tabs>
          <w:tab w:val="num" w:pos="720"/>
        </w:tabs>
      </w:pPr>
      <w:rPr>
        <w:rFonts w:ascii="AGaramond" w:hAnsi="AGaramond"/>
        <w:b/>
        <w:sz w:val="20"/>
      </w:rPr>
    </w:lvl>
  </w:abstractNum>
  <w:abstractNum w:abstractNumId="3" w15:restartNumberingAfterBreak="0">
    <w:nsid w:val="0CC521C7"/>
    <w:multiLevelType w:val="hybridMultilevel"/>
    <w:tmpl w:val="324CE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E55A8"/>
    <w:multiLevelType w:val="multilevel"/>
    <w:tmpl w:val="DE249BF6"/>
    <w:lvl w:ilvl="0">
      <w:start w:val="15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A1E08EB"/>
    <w:multiLevelType w:val="hybridMultilevel"/>
    <w:tmpl w:val="A2480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220474">
    <w:abstractNumId w:val="0"/>
    <w:lvlOverride w:ilvl="0">
      <w:startOverride w:val="1"/>
      <w:lvl w:ilvl="0">
        <w:start w:val="1"/>
        <w:numFmt w:val="decimal"/>
        <w:lvlText w:val="%1"/>
        <w:lvlJc w:val="left"/>
      </w:lvl>
    </w:lvlOverride>
    <w:lvlOverride w:ilvl="1">
      <w:startOverride w:val="1"/>
      <w:lvl w:ilvl="1">
        <w:start w:val="1"/>
        <w:numFmt w:val="decimal"/>
        <w:pStyle w:val="Legal2"/>
        <w:lvlText w:val="%1.%2"/>
        <w:lvlJc w:val="left"/>
      </w:lvl>
    </w:lvlOverride>
    <w:lvlOverride w:ilvl="2">
      <w:startOverride w:val="1"/>
      <w:lvl w:ilvl="2">
        <w:start w:val="1"/>
        <w:numFmt w:val="decimal"/>
        <w:pStyle w:val="Legal3"/>
        <w:lvlText w:val="(%3)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 w16cid:durableId="646789186">
    <w:abstractNumId w:val="2"/>
    <w:lvlOverride w:ilvl="0">
      <w:startOverride w:val="1"/>
      <w:lvl w:ilvl="0">
        <w:start w:val="1"/>
        <w:numFmt w:val="decimal"/>
        <w:pStyle w:val="1"/>
        <w:lvlText w:val="%1."/>
        <w:lvlJc w:val="left"/>
      </w:lvl>
    </w:lvlOverride>
  </w:num>
  <w:num w:numId="3" w16cid:durableId="127015610">
    <w:abstractNumId w:val="4"/>
  </w:num>
  <w:num w:numId="4" w16cid:durableId="260842562">
    <w:abstractNumId w:val="3"/>
  </w:num>
  <w:num w:numId="5" w16cid:durableId="104853047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van Rosenfeld">
    <w15:presenceInfo w15:providerId="Windows Live" w15:userId="bfadef914fb8d5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15"/>
    <w:rsid w:val="0000555D"/>
    <w:rsid w:val="00010715"/>
    <w:rsid w:val="00030E3B"/>
    <w:rsid w:val="00064516"/>
    <w:rsid w:val="0007387A"/>
    <w:rsid w:val="000A7754"/>
    <w:rsid w:val="000C38E4"/>
    <w:rsid w:val="000C7EA3"/>
    <w:rsid w:val="000E0183"/>
    <w:rsid w:val="000F7098"/>
    <w:rsid w:val="0011554C"/>
    <w:rsid w:val="00121B21"/>
    <w:rsid w:val="00131545"/>
    <w:rsid w:val="001531F2"/>
    <w:rsid w:val="00153EF5"/>
    <w:rsid w:val="00167CA2"/>
    <w:rsid w:val="00172A55"/>
    <w:rsid w:val="001C6408"/>
    <w:rsid w:val="001C6E9B"/>
    <w:rsid w:val="001D4F9D"/>
    <w:rsid w:val="002027BF"/>
    <w:rsid w:val="00217BE8"/>
    <w:rsid w:val="00232CD6"/>
    <w:rsid w:val="00241C96"/>
    <w:rsid w:val="00252934"/>
    <w:rsid w:val="00262C97"/>
    <w:rsid w:val="002A0B62"/>
    <w:rsid w:val="002A1DF0"/>
    <w:rsid w:val="002A32BF"/>
    <w:rsid w:val="002B7DB7"/>
    <w:rsid w:val="002C1C4E"/>
    <w:rsid w:val="002D52F7"/>
    <w:rsid w:val="002D6112"/>
    <w:rsid w:val="002E1E7B"/>
    <w:rsid w:val="002E5511"/>
    <w:rsid w:val="003114AF"/>
    <w:rsid w:val="003157DF"/>
    <w:rsid w:val="003223D4"/>
    <w:rsid w:val="00336018"/>
    <w:rsid w:val="003432DA"/>
    <w:rsid w:val="00356315"/>
    <w:rsid w:val="003573C4"/>
    <w:rsid w:val="00373EA0"/>
    <w:rsid w:val="003826B1"/>
    <w:rsid w:val="00392630"/>
    <w:rsid w:val="0039375D"/>
    <w:rsid w:val="00396F1A"/>
    <w:rsid w:val="003A600B"/>
    <w:rsid w:val="003B2FC6"/>
    <w:rsid w:val="003E39C8"/>
    <w:rsid w:val="003F2506"/>
    <w:rsid w:val="003F5C70"/>
    <w:rsid w:val="0041136D"/>
    <w:rsid w:val="004116C0"/>
    <w:rsid w:val="004231C0"/>
    <w:rsid w:val="00423B63"/>
    <w:rsid w:val="00430AA1"/>
    <w:rsid w:val="00431878"/>
    <w:rsid w:val="00432244"/>
    <w:rsid w:val="00432D1D"/>
    <w:rsid w:val="00454FA4"/>
    <w:rsid w:val="00461784"/>
    <w:rsid w:val="00492D41"/>
    <w:rsid w:val="004A328F"/>
    <w:rsid w:val="004A6EC6"/>
    <w:rsid w:val="004A72FA"/>
    <w:rsid w:val="004F56C3"/>
    <w:rsid w:val="00527A59"/>
    <w:rsid w:val="00534782"/>
    <w:rsid w:val="00535EA5"/>
    <w:rsid w:val="005408EB"/>
    <w:rsid w:val="005501AE"/>
    <w:rsid w:val="00553CC5"/>
    <w:rsid w:val="005568D3"/>
    <w:rsid w:val="0057140F"/>
    <w:rsid w:val="00576900"/>
    <w:rsid w:val="00583A45"/>
    <w:rsid w:val="00595F05"/>
    <w:rsid w:val="005A7077"/>
    <w:rsid w:val="005B3D19"/>
    <w:rsid w:val="005B41B8"/>
    <w:rsid w:val="005B603A"/>
    <w:rsid w:val="005C48D7"/>
    <w:rsid w:val="005D2930"/>
    <w:rsid w:val="005D2CB7"/>
    <w:rsid w:val="005D4DE4"/>
    <w:rsid w:val="005D54DC"/>
    <w:rsid w:val="005E03DC"/>
    <w:rsid w:val="005F1B54"/>
    <w:rsid w:val="005F4A4F"/>
    <w:rsid w:val="00600776"/>
    <w:rsid w:val="006013AE"/>
    <w:rsid w:val="00603CAD"/>
    <w:rsid w:val="00611421"/>
    <w:rsid w:val="0061173E"/>
    <w:rsid w:val="00623DF5"/>
    <w:rsid w:val="00631026"/>
    <w:rsid w:val="00633F84"/>
    <w:rsid w:val="006A7FBC"/>
    <w:rsid w:val="006B343B"/>
    <w:rsid w:val="006C53B4"/>
    <w:rsid w:val="006C600E"/>
    <w:rsid w:val="006D48FB"/>
    <w:rsid w:val="006D5A4B"/>
    <w:rsid w:val="006E6EC5"/>
    <w:rsid w:val="007052C7"/>
    <w:rsid w:val="00711763"/>
    <w:rsid w:val="00717F98"/>
    <w:rsid w:val="007253A1"/>
    <w:rsid w:val="00736A16"/>
    <w:rsid w:val="00740946"/>
    <w:rsid w:val="00744C3C"/>
    <w:rsid w:val="00752CCA"/>
    <w:rsid w:val="00765DDD"/>
    <w:rsid w:val="00774234"/>
    <w:rsid w:val="007A5129"/>
    <w:rsid w:val="007A5FDB"/>
    <w:rsid w:val="007B3C6F"/>
    <w:rsid w:val="007B567F"/>
    <w:rsid w:val="007B5B67"/>
    <w:rsid w:val="007D7E41"/>
    <w:rsid w:val="007E1C77"/>
    <w:rsid w:val="007E44A7"/>
    <w:rsid w:val="007F015B"/>
    <w:rsid w:val="007F2E8F"/>
    <w:rsid w:val="007F67AE"/>
    <w:rsid w:val="008002CA"/>
    <w:rsid w:val="0080283C"/>
    <w:rsid w:val="00805D18"/>
    <w:rsid w:val="00815177"/>
    <w:rsid w:val="00820768"/>
    <w:rsid w:val="0082388D"/>
    <w:rsid w:val="008303A1"/>
    <w:rsid w:val="0084027B"/>
    <w:rsid w:val="00853E52"/>
    <w:rsid w:val="00855BF8"/>
    <w:rsid w:val="0086675C"/>
    <w:rsid w:val="00866FF7"/>
    <w:rsid w:val="008723C9"/>
    <w:rsid w:val="00873DE2"/>
    <w:rsid w:val="008B1502"/>
    <w:rsid w:val="008B3A0C"/>
    <w:rsid w:val="008B427B"/>
    <w:rsid w:val="008B526E"/>
    <w:rsid w:val="008B57F4"/>
    <w:rsid w:val="008C08FD"/>
    <w:rsid w:val="008C676B"/>
    <w:rsid w:val="008C6F71"/>
    <w:rsid w:val="008E04C5"/>
    <w:rsid w:val="008E7D6C"/>
    <w:rsid w:val="008E7DB4"/>
    <w:rsid w:val="009153EB"/>
    <w:rsid w:val="00917951"/>
    <w:rsid w:val="0092053D"/>
    <w:rsid w:val="00920E31"/>
    <w:rsid w:val="00944ED1"/>
    <w:rsid w:val="009976A0"/>
    <w:rsid w:val="009A0F3F"/>
    <w:rsid w:val="009A512A"/>
    <w:rsid w:val="009C171D"/>
    <w:rsid w:val="009C1C13"/>
    <w:rsid w:val="009D60F4"/>
    <w:rsid w:val="009D7125"/>
    <w:rsid w:val="009E6C2A"/>
    <w:rsid w:val="00A0375F"/>
    <w:rsid w:val="00A138B2"/>
    <w:rsid w:val="00A13ED8"/>
    <w:rsid w:val="00A13F61"/>
    <w:rsid w:val="00A17E2B"/>
    <w:rsid w:val="00A22C15"/>
    <w:rsid w:val="00A263C9"/>
    <w:rsid w:val="00A312C9"/>
    <w:rsid w:val="00A32857"/>
    <w:rsid w:val="00A3467E"/>
    <w:rsid w:val="00A53466"/>
    <w:rsid w:val="00A711DF"/>
    <w:rsid w:val="00A8016A"/>
    <w:rsid w:val="00AA0C8D"/>
    <w:rsid w:val="00AD37FA"/>
    <w:rsid w:val="00AD77A6"/>
    <w:rsid w:val="00AE128E"/>
    <w:rsid w:val="00AE19FC"/>
    <w:rsid w:val="00AE7EE1"/>
    <w:rsid w:val="00AF3185"/>
    <w:rsid w:val="00AF48AA"/>
    <w:rsid w:val="00B06FC2"/>
    <w:rsid w:val="00B21231"/>
    <w:rsid w:val="00B31B45"/>
    <w:rsid w:val="00B4062B"/>
    <w:rsid w:val="00B456B5"/>
    <w:rsid w:val="00B71116"/>
    <w:rsid w:val="00B7129E"/>
    <w:rsid w:val="00B75C37"/>
    <w:rsid w:val="00B77F6B"/>
    <w:rsid w:val="00B977C6"/>
    <w:rsid w:val="00BA1B0D"/>
    <w:rsid w:val="00BA447C"/>
    <w:rsid w:val="00BA6731"/>
    <w:rsid w:val="00BE7296"/>
    <w:rsid w:val="00C00D76"/>
    <w:rsid w:val="00C02DA8"/>
    <w:rsid w:val="00C07228"/>
    <w:rsid w:val="00C24F23"/>
    <w:rsid w:val="00C3513A"/>
    <w:rsid w:val="00C45DD2"/>
    <w:rsid w:val="00C5315E"/>
    <w:rsid w:val="00C54F4B"/>
    <w:rsid w:val="00C766B2"/>
    <w:rsid w:val="00CA492B"/>
    <w:rsid w:val="00CC185D"/>
    <w:rsid w:val="00CC1FFB"/>
    <w:rsid w:val="00CD236D"/>
    <w:rsid w:val="00CD535F"/>
    <w:rsid w:val="00CE3B0D"/>
    <w:rsid w:val="00CE484E"/>
    <w:rsid w:val="00D13661"/>
    <w:rsid w:val="00D40E93"/>
    <w:rsid w:val="00D516FE"/>
    <w:rsid w:val="00D55D70"/>
    <w:rsid w:val="00D71841"/>
    <w:rsid w:val="00D743C7"/>
    <w:rsid w:val="00D8130D"/>
    <w:rsid w:val="00D86749"/>
    <w:rsid w:val="00DB0158"/>
    <w:rsid w:val="00DC178B"/>
    <w:rsid w:val="00DD5182"/>
    <w:rsid w:val="00DE01C2"/>
    <w:rsid w:val="00E048B4"/>
    <w:rsid w:val="00E42C49"/>
    <w:rsid w:val="00E47CA0"/>
    <w:rsid w:val="00E5121C"/>
    <w:rsid w:val="00E51539"/>
    <w:rsid w:val="00E754CA"/>
    <w:rsid w:val="00E77169"/>
    <w:rsid w:val="00E93C5F"/>
    <w:rsid w:val="00E9428A"/>
    <w:rsid w:val="00EB1B4A"/>
    <w:rsid w:val="00EB6781"/>
    <w:rsid w:val="00EC005D"/>
    <w:rsid w:val="00F002ED"/>
    <w:rsid w:val="00F037EF"/>
    <w:rsid w:val="00F109C3"/>
    <w:rsid w:val="00F14D48"/>
    <w:rsid w:val="00F161C1"/>
    <w:rsid w:val="00F17699"/>
    <w:rsid w:val="00F26559"/>
    <w:rsid w:val="00F27962"/>
    <w:rsid w:val="00F3539A"/>
    <w:rsid w:val="00F4413B"/>
    <w:rsid w:val="00F71FD8"/>
    <w:rsid w:val="00F72BE8"/>
    <w:rsid w:val="00FA0203"/>
    <w:rsid w:val="00FD576C"/>
    <w:rsid w:val="00FE3D76"/>
    <w:rsid w:val="00FF5241"/>
    <w:rsid w:val="00FF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6CAEF3"/>
  <w15:chartTrackingRefBased/>
  <w15:docId w15:val="{8B58F939-4181-D343-AEB7-969EB150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31C0"/>
    <w:pPr>
      <w:widowControl w:val="0"/>
    </w:pPr>
    <w:rPr>
      <w:snapToGrid w:val="0"/>
      <w:sz w:val="24"/>
      <w:lang w:bidi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41C96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customStyle="1" w:styleId="Legal1">
    <w:name w:val="Legal 1"/>
    <w:basedOn w:val="Normal"/>
    <w:pPr>
      <w:ind w:left="720" w:hanging="720"/>
    </w:pPr>
  </w:style>
  <w:style w:type="paragraph" w:customStyle="1" w:styleId="Legal2">
    <w:name w:val="Legal 2"/>
    <w:basedOn w:val="Normal"/>
    <w:pPr>
      <w:numPr>
        <w:ilvl w:val="1"/>
        <w:numId w:val="1"/>
      </w:numPr>
      <w:ind w:firstLine="720"/>
      <w:outlineLvl w:val="1"/>
    </w:pPr>
  </w:style>
  <w:style w:type="paragraph" w:customStyle="1" w:styleId="Legal3">
    <w:name w:val="Legal 3"/>
    <w:basedOn w:val="Normal"/>
    <w:pPr>
      <w:numPr>
        <w:ilvl w:val="2"/>
        <w:numId w:val="1"/>
      </w:numPr>
      <w:ind w:firstLine="1584"/>
      <w:outlineLvl w:val="2"/>
    </w:pPr>
  </w:style>
  <w:style w:type="paragraph" w:customStyle="1" w:styleId="1">
    <w:name w:val="1"/>
    <w:aliases w:val="2,3"/>
    <w:basedOn w:val="Normal"/>
    <w:pPr>
      <w:numPr>
        <w:numId w:val="2"/>
      </w:numPr>
      <w:ind w:left="720" w:hanging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2C1C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C1C4E"/>
    <w:rPr>
      <w:rFonts w:ascii="Tahoma" w:hAnsi="Tahoma" w:cs="Tahoma"/>
      <w:snapToGrid w:val="0"/>
      <w:sz w:val="16"/>
      <w:szCs w:val="16"/>
    </w:rPr>
  </w:style>
  <w:style w:type="paragraph" w:styleId="FootnoteText">
    <w:name w:val="footnote text"/>
    <w:basedOn w:val="Normal"/>
    <w:link w:val="FootnoteTextChar"/>
    <w:rsid w:val="00D55D70"/>
    <w:rPr>
      <w:sz w:val="20"/>
    </w:rPr>
  </w:style>
  <w:style w:type="character" w:customStyle="1" w:styleId="FootnoteTextChar">
    <w:name w:val="Footnote Text Char"/>
    <w:link w:val="FootnoteText"/>
    <w:rsid w:val="00D55D70"/>
    <w:rPr>
      <w:snapToGrid w:val="0"/>
    </w:rPr>
  </w:style>
  <w:style w:type="paragraph" w:customStyle="1" w:styleId="StyleHeading211pt">
    <w:name w:val="Style Heading 2 + 11 pt"/>
    <w:basedOn w:val="Heading2"/>
    <w:link w:val="StyleHeading211ptChar"/>
    <w:rsid w:val="00241C96"/>
    <w:pPr>
      <w:keepNext w:val="0"/>
      <w:widowControl/>
      <w:tabs>
        <w:tab w:val="num" w:pos="720"/>
      </w:tabs>
      <w:autoSpaceDE w:val="0"/>
      <w:autoSpaceDN w:val="0"/>
      <w:adjustRightInd w:val="0"/>
      <w:spacing w:before="0" w:after="120"/>
      <w:ind w:firstLine="720"/>
      <w:jc w:val="both"/>
    </w:pPr>
    <w:rPr>
      <w:rFonts w:ascii="Times New Roman" w:hAnsi="Times New Roman" w:cs="Arial"/>
      <w:b w:val="0"/>
      <w:bCs w:val="0"/>
      <w:i w:val="0"/>
      <w:iCs w:val="0"/>
      <w:snapToGrid/>
      <w:sz w:val="22"/>
    </w:rPr>
  </w:style>
  <w:style w:type="character" w:customStyle="1" w:styleId="StyleHeading211ptChar">
    <w:name w:val="Style Heading 2 + 11 pt Char"/>
    <w:link w:val="StyleHeading211pt"/>
    <w:locked/>
    <w:rsid w:val="00241C96"/>
    <w:rPr>
      <w:rFonts w:cs="Arial"/>
      <w:sz w:val="22"/>
      <w:szCs w:val="28"/>
    </w:rPr>
  </w:style>
  <w:style w:type="character" w:customStyle="1" w:styleId="Heading2Char">
    <w:name w:val="Heading 2 Char"/>
    <w:link w:val="Heading2"/>
    <w:semiHidden/>
    <w:rsid w:val="00241C96"/>
    <w:rPr>
      <w:rFonts w:ascii="Aptos Display" w:eastAsia="Times New Roman" w:hAnsi="Aptos Display" w:cs="Times New Roman"/>
      <w:b/>
      <w:bCs/>
      <w:i/>
      <w:iCs/>
      <w:snapToGrid w:val="0"/>
      <w:sz w:val="28"/>
      <w:szCs w:val="28"/>
    </w:rPr>
  </w:style>
  <w:style w:type="character" w:styleId="Hyperlink">
    <w:name w:val="Hyperlink"/>
    <w:uiPriority w:val="99"/>
    <w:unhideWhenUsed/>
    <w:rsid w:val="00A0375F"/>
    <w:rPr>
      <w:color w:val="467886"/>
      <w:u w:val="single"/>
    </w:rPr>
  </w:style>
  <w:style w:type="paragraph" w:styleId="Revision">
    <w:name w:val="Revision"/>
    <w:hidden/>
    <w:uiPriority w:val="99"/>
    <w:semiHidden/>
    <w:rsid w:val="002D6112"/>
    <w:rPr>
      <w:snapToGrid w:val="0"/>
      <w:sz w:val="24"/>
      <w:lang w:bidi="ar-SA"/>
    </w:rPr>
  </w:style>
  <w:style w:type="character" w:styleId="CommentReference">
    <w:name w:val="annotation reference"/>
    <w:rsid w:val="002D61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D6112"/>
    <w:rPr>
      <w:sz w:val="20"/>
    </w:rPr>
  </w:style>
  <w:style w:type="character" w:customStyle="1" w:styleId="CommentTextChar">
    <w:name w:val="Comment Text Char"/>
    <w:link w:val="CommentText"/>
    <w:rsid w:val="002D6112"/>
    <w:rPr>
      <w:snapToGrid w:val="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rsid w:val="002D6112"/>
    <w:rPr>
      <w:b/>
      <w:bCs/>
    </w:rPr>
  </w:style>
  <w:style w:type="character" w:customStyle="1" w:styleId="CommentSubjectChar">
    <w:name w:val="Comment Subject Char"/>
    <w:link w:val="CommentSubject"/>
    <w:rsid w:val="002D6112"/>
    <w:rPr>
      <w:b/>
      <w:bCs/>
      <w:snapToGrid w:val="0"/>
      <w:lang w:bidi="ar-SA"/>
    </w:rPr>
  </w:style>
  <w:style w:type="paragraph" w:customStyle="1" w:styleId="p1">
    <w:name w:val="p1"/>
    <w:basedOn w:val="Normal"/>
    <w:rsid w:val="00AF48AA"/>
    <w:pPr>
      <w:widowControl/>
    </w:pPr>
    <w:rPr>
      <w:rFonts w:ascii="Arial" w:hAnsi="Arial" w:cs="Arial"/>
      <w:snapToGrid/>
      <w:color w:val="000000"/>
      <w:sz w:val="15"/>
      <w:szCs w:val="15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8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7D03A1BF-34DF-4E3F-937E-927CBAE90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Williams Mullen</Company>
  <LinksUpToDate>false</LinksUpToDate>
  <CharactersWithSpaces>1329</CharactersWithSpaces>
  <SharedDoc>false</SharedDoc>
  <HLinks>
    <vt:vector size="6" baseType="variant">
      <vt:variant>
        <vt:i4>4915314</vt:i4>
      </vt:variant>
      <vt:variant>
        <vt:i4>0</vt:i4>
      </vt:variant>
      <vt:variant>
        <vt:i4>0</vt:i4>
      </vt:variant>
      <vt:variant>
        <vt:i4>5</vt:i4>
      </vt:variant>
      <vt:variant>
        <vt:lpwstr>mailto:Realestateservices@republicservices.com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DREED</dc:creator>
  <cp:keywords/>
  <cp:lastModifiedBy>Evan Rosenfeld</cp:lastModifiedBy>
  <cp:revision>4</cp:revision>
  <cp:lastPrinted>2013-03-25T14:24:00Z</cp:lastPrinted>
  <dcterms:created xsi:type="dcterms:W3CDTF">2025-12-10T20:20:00Z</dcterms:created>
  <dcterms:modified xsi:type="dcterms:W3CDTF">2025-12-12T01:50:00Z</dcterms:modified>
</cp:coreProperties>
</file>