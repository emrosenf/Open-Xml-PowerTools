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fb581ff1394340118534ded6eaf69346">
      <w:pPr/>
      <w:del w:author="Eric White" w:id="0" w:date="2025-12-24T01:47:09.4559350+00:00">
        <w:r>
          <w:delText>Video</w:delText>
        </w:r>
      </w:del>
      <w:ins w:author="Eric White" w:id="1" w:date="2025-12-24T01:47:09.4559350+00:00">
        <w:r>
          <w:t>Vi</w:t>
        </w:r>
      </w:ins>
      <w:ins w:author="Eric White" w:id="2" w:date="2025-12-24T01:47:09.4559350+00:00">
        <w:r>
          <w:rPr pt14:Unid="aafdba60cd364ea68cf42e52e25a0565">
            <w:rStyle w:val="EndnoteReference" pt14:Unid="b841f33784f74b0d84e35f762c951446"/>
          </w:rPr>
          <w:endnoteReference w:id="1" pt14:Status="Inserted"/>
        </w:r>
      </w:ins>
      <w:ins w:author="Eric White" w:id="3" w:date="2025-12-24T01:47:09.4559350+00:00">
        <w:r>
          <w:t>deo</w:t>
        </w:r>
      </w:ins>
      <w:r>
        <w:t xml:space="preserve"> </w:t>
      </w:r>
      <w:r>
        <w:rPr pt14:Unid="341d4cd4de6845609c0083c6df1fccdf">
          <w:rStyle w:val="EndnoteReference" pt14:Unid="3485c0b603a54e68bdc5f1eb91fec8bb"/>
        </w:rPr>
        <w:endnoteReference w:id="2" pt14:Unid="8d879396814449ffb0af6be83167e29d"/>
      </w:r>
      <w:r>
        <w:t>provides a powerful way to help you prove your point.</w:t>
      </w:r>
      <w:ins w:author="Eric White" w:id="4" w:date="2025-12-24T01:47:09.4559350+00:00">
        <w:r>
          <w:rPr pt14:Unid="d770255eb3494f3bbe39babc793f4c66">
            <w:rStyle w:val="EndnoteReference" pt14:Unid="d596d70ec1f54618a25693b56bf83c0a"/>
          </w:rPr>
          <w:endnoteReference w:id="3" pt14:Status="Inserted"/>
        </w:r>
      </w:ins>
    </w:p>
    <w:sectPr pt14:Unid="ab235979350b4d068c97dab2190acb37">
      <w:pgSz w:w="12240" w:h="15840" pt14:Unid="aedbe4a15985444bac7cb639a708317b"/>
      <w:pgMar w:top="1440" w:right="1440" w:bottom="1440" w:left="1440" w:header="720" w:footer="720" w:gutter="0" pt14:Unid="70568327f8104384b84c3b4649349c22"/>
      <w:cols w:space="720" pt14:Unid="0dcfb707333249678997b38d99eadcb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9b19532ab18747fb816c71af459f8ffe">
    <w:p pt14:Unid="7c5116db7ab74415b496cf2171788602">
      <w:pPr pt14:Unid="08dc274c95da4a109ae8896c4e9f90bd">
        <w:spacing w:after="0" w:line="240" w:lineRule="auto" pt14:Unid="fd32d54b361e41798149d5b71df146c6"/>
      </w:pPr>
      <w:r pt14:Unid="42d8cf8b31cc4c2986bd3681bcb359ec">
        <w:separator pt14:Unid="14cfc5b0ee9a4c998bad9a9f713148d5"/>
      </w:r>
    </w:p>
  </w:endnote>
  <w:endnote w:type="continuationSeparator" w:id="0" pt14:Unid="e0c9b6eee1814d4eab33c269898f6a20">
    <w:p pt14:Unid="557bbdf44bb34395b5da9b17586ce784">
      <w:pPr pt14:Unid="f70b6387f16349cbbe9acafa0abe2daf">
        <w:spacing w:after="0" w:line="240" w:lineRule="auto" pt14:Unid="d222d69719eb433cabd8e7309120a881"/>
      </w:pPr>
      <w:r pt14:Unid="7109eb7897014e85852678a869033ab1">
        <w:continuationSeparator pt14:Unid="ca3ebdde70ff464bbdb920fde2bc197f"/>
      </w:r>
    </w:p>
  </w:endnote>
  <w:endnote w:id="1" pt14:Unid="a3049bf88f0b4789919e96858068032d">
    <w:p pt14:Unid="123e4b5d241d456c8183050e9b255cf2">
      <w:pPr pt14:Unid="3b6dcecaff5e49e5b3018f0b3c60b8a1" pt14:Status="Inserted">
        <w:pStyle w:val="EndnoteText" pt14:Unid="31b06028b4f743959ed140b37b673dc6"/>
        <w:rPr>
          <w:ins w:author="Eric White" w:id="5" w:date="2025-12-24T01:47:09.4559350+00:00"/>
        </w:rPr>
      </w:pPr>
      <w:r>
        <w:rPr>
          <w:rStyle w:val="EndnoteReference"/>
        </w:rPr>
        <w:endnoteRef/>
      </w:r>
      <w:ins w:author="Eric White" w:id="6" w:date="2025-12-24T01:47:09.4559350+00:00">
        <w:r>
          <w:t xml:space="preserve"> New endnote.</w:t>
        </w:r>
      </w:ins>
    </w:p>
  </w:endnote>
  <w:endnote w:id="2" pt14:Unid="b8510d582ef841ddae015736ac4469f7">
    <w:p pt14:Unid="34d62389a8514e0487c0c905d524095b">
      <w:pPr pt14:Unid="d7a407757ef142d195d0bbeda873c04e">
        <w:pStyle w:val="EndnoteText" pt14:Unid="6198ba387fe54d7badabbee976a004a3"/>
      </w:pPr>
      <w:r>
        <w:rPr>
          <w:rStyle w:val="EndnoteReference"/>
        </w:rPr>
        <w:endnoteRef/>
      </w:r>
      <w:r>
        <w:t xml:space="preserve"> This is an endnote</w:t>
      </w:r>
      <w:ins w:author="Eric White" w:id="7" w:date="2025-12-24T01:47:09.4559350+00:00">
        <w:r>
          <w:t xml:space="preserve"> with a change</w:t>
        </w:r>
      </w:ins>
      <w:r>
        <w:t>.</w:t>
      </w:r>
    </w:p>
    <w:p pt14:Unid="839701f8e85444759321acf3511efb0c">
      <w:pPr pt14:Unid="66e04a0e4e93451287f5f180873e13d2" pt14:Status="Inserted">
        <w:pStyle w:val="EndnoteText" pt14:Unid="a2748096b7174c29bbc614214aea8814"/>
        <w:rPr>
          <w:ins w:author="Eric White" w:id="8" w:date="2025-12-24T01:47:09.4559350+00:00"/>
        </w:rPr>
      </w:pPr>
      <w:ins w:author="Eric White" w:id="9" w:date="2025-12-24T01:47:09.4559350+00:00">
        <w:r>
          <w:t>This endnote has multiple paragraphs.</w:t>
        </w:r>
      </w:ins>
    </w:p>
  </w:endnote>
  <w:endnote w:id="3" pt14:Unid="5109d8e871bd4239ab1164e43167d71d">
    <w:p pt14:Unid="f208d443c2af4088b3e3447786253ee0">
      <w:pPr pt14:Unid="81c1d9f7217145c3b21ab6faf6bff5ef" pt14:Status="Inserted">
        <w:pStyle w:val="EndnoteText" pt14:Unid="90d0476e9cf446b1bc81921bcbdffe92"/>
        <w:rPr>
          <w:ins w:author="Eric White" w:id="10" w:date="2025-12-24T01:47:09.4559350+00:00"/>
        </w:rPr>
      </w:pPr>
      <w:r>
        <w:rPr>
          <w:rStyle w:val="EndnoteReference"/>
        </w:rPr>
        <w:endnoteRef/>
      </w:r>
      <w:ins w:author="Eric White" w:id="11" w:date="2025-12-24T01:47:09.4559350+00:00">
        <w:r>
          <w:t xml:space="preserve"> Yet another endnote.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d2a38f54e3904be4bd135fb6479188fb">
    <w:p pt14:Unid="29addab1a2f04c83b853a9d6daf10cb0">
      <w:pPr pt14:Unid="01cbe1405fc6488d829bc0e74604e02a">
        <w:spacing w:after="0" w:line="240" w:lineRule="auto" pt14:Unid="f81db613b7914aeb960969a0e95ecfcd"/>
      </w:pPr>
      <w:r pt14:Unid="2c997b6ffc59401bbf4390b011cf6c9d">
        <w:separator pt14:Unid="8cc40d6789974e2eb75f8350366c24e7"/>
      </w:r>
    </w:p>
  </w:footnote>
  <w:footnote w:type="continuationSeparator" w:id="0" pt14:Unid="f53d942e20ad409aa12a599125a65489">
    <w:p pt14:Unid="008167c09bc74808b16c65055301001b">
      <w:pPr pt14:Unid="b873aeb3fd404bf6abec7b354d88c65f">
        <w:spacing w:after="0" w:line="240" w:lineRule="auto" pt14:Unid="e6ccd69752b541e491704b821d0cf8ca"/>
      </w:pPr>
      <w:r pt14:Unid="5b5666b7b63247048e8a9198cd3dd7bc">
        <w:continuationSeparator pt14:Unid="72c9ab5fb95d444682f87411c00099a2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161D8D"/>
    <w:rsid w:val="00451E1E"/>
    <w:rsid w:val="008875E4"/>
    <w:rsid w:val="00BD7FB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D7FB4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BD7F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7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5CEA554-8D6A-45BF-9829-FA45907A91C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2016-05-27T05:10:00Z</dcterms:created>
  <dcterms:modified xsi:type="dcterms:W3CDTF">2016-05-28T07:22:00Z</dcterms:modified>
</cp:coreProperties>
</file>