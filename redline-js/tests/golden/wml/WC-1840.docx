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 pt14:Unid="7d5fce2db0c644cb81fc105b5fcdba58" pt14:CorrelatedSHA1Hash="2855e8740d66e31f7ef2e6ec01d9069f0628bf9f" pt14:SHA1Hash="2855e8740d66e31f7ef2e6ec01d9069f0628bf9f" pt14:StructureSHA1Hash="259507b7247f226471ab42c467f81d090a748586">
      <w:tblPr pt14:Unid="4d333fabe7d54f1d80a0e45a1dd37799">
        <w:tblStyle w:val="TableGrid" pt14:Unid="e3a24c3f52c546bf91ba6830b2d41dd1"/>
        <w:tblW w:w="0" w:type="auto" pt14:Unid="bb33693a07bd4e55845c852c70bdff89"/>
        <w:tblLook w:val="04A0" w:firstRow="1" w:lastRow="0" w:firstColumn="1" w:lastColumn="0" w:noHBand="0" w:noVBand="1" pt14:Unid="9be19df1f8ab4ca7b8ba3a0c3d9c19cb"/>
      </w:tblPr>
      <w:tblGrid pt14:Unid="4021268d8bb244d3926c101a071d3231">
        <w:gridCol w:w="3619" pt14:Unid="b4285e8db9ff4065a6c4d5c1482b48f1"/>
      </w:tblGrid>
      <w:tr pt14:Unid="8577754f591d46758ce35dba8214eec4" pt14:CorrelatedSHA1Hash="2f0341551b9cd7391950c67e4dc864be46395a04" pt14:SHA1Hash="2f0341551b9cd7391950c67e4dc864be46395a04" pt14:StructureSHA1Hash="04e44d4c9de572e6e8a76521a2626bd230cbc72a">
        <w:tc pt14:Unid="c4803c25c63c44779a243e2fc467ae6d" pt14:SHA1Hash="07141bf40ff76f20ea201c3545de238551f80846">
          <w:tcPr pt14:Unid="a85dfd4cafbe40eaabdcaa61a3acab65">
            <w:tcW w:w="3619" w:type="dxa" pt14:Unid="9f986acfc8ab427480096e27b2bfe7f1"/>
          </w:tcPr>
          <w:p pt14:Unid="4a5c1fb21a96478193c502d4b678125b">
            <w:pPr/>
            <w:r>
              <w:t>Video.</w:t>
            </w:r>
            <w:del w:author="Eric White" w:id="0" w:date="2025-12-24T01:47:10.4546599+00:00">
              <w:r>
                <w:delText xml:space="preserve"> Click.</w:delText>
              </w:r>
            </w:del>
          </w:p>
          <w:p pt14:Unid="85b18af1f8974aa2b078070127223fca">
            <w:pPr pt14:Status="Inserted">
              <w:rPr>
                <w:ins w:author="Eric White" w:id="1" w:date="2025-12-24T01:47:10.4546599+00:00"/>
              </w:rPr>
            </w:pPr>
            <w:ins w:author="Eric White" w:id="2" w:date="2025-12-24T01:47:10.4546599+00:00">
              <m:oMathPara pt14:Unid="82de1cb37b3c43aaa11c0c5125507967">
                <m:oMath pt14:Unid="d70ca570d0d143818e4af023be52dd51">
                  <m:r pt14:Unid="9ac1fa1d83824065bfc9423b28abf0c9">
                    <w:rPr pt14:Unid="db1111fba4634db394976994fe9c6d1a">
                      <w:rFonts w:ascii="Cambria Math" w:hAnsi="Cambria Math" pt14:Unid="80a70d484aba47658b29b2c0708bb529"/>
                    </w:rPr>
                    <m:t pt14:Unid="194c4321b18b4250a5df0f7ed64bac4a">A=π</m:t>
                  </m:r>
                  <m:sSup pt14:Unid="ab0938fea5e94af388c1204b190d8034">
                    <m:sSupPr pt14:Unid="da7b1faad3e547b591224437587adc52">
                      <m:ctrlPr pt14:Unid="3e74cb3860e24738a5241984f49eb59f">
                        <w:rPr pt14:Unid="424c896a25ce447587d6487b424c2c84">
                          <w:rFonts w:ascii="Cambria Math" w:hAnsi="Cambria Math" pt14:Unid="a0742bf896d74f1089c289e9dd7050e4"/>
                        </w:rPr>
                      </m:ctrlPr>
                    </m:sSupPr>
                    <m:e pt14:Unid="4032b16160eb4daa9691816a35fc740f">
                      <m:r pt14:Unid="5c60c8cc774548878b9221aefa22fb61">
                        <w:rPr pt14:Unid="fbd6cef8c9b14a098a0a35d66954801a">
                          <w:rFonts w:ascii="Cambria Math" w:hAnsi="Cambria Math" pt14:Unid="81427e51d1eb4b759db860c2c740a535"/>
                        </w:rPr>
                        <m:t pt14:Unid="2bf7e6ce5f2a4fe2b17b999f50194bf2">r</m:t>
                      </m:r>
                    </m:e>
                    <m:sup pt14:Unid="94c08a445ae44e638cefbe9711dc09c4">
                      <m:r pt14:Unid="31e6ad7655944ea49dc06ddac2bc8ccf">
                        <w:rPr pt14:Unid="1da5bc8543ac48f6adf13d9c8a3c1bec">
                          <w:rFonts w:ascii="Cambria Math" w:hAnsi="Cambria Math" pt14:Unid="87e45cfd2cce45fda6ad467f7f6d7e94"/>
                        </w:rPr>
                        <m:t pt14:Unid="08fa99d68d814ec7898586f45b81284f">2</m:t>
                      </m:r>
                    </m:sup>
                  </m:sSup>
                </m:oMath>
              </m:oMathPara>
            </w:ins>
          </w:p>
          <w:p pt14:Unid="242a911ac1fd493b8d939f61f9355306">
            <w:pPr pt14:Status="Inserted">
              <w:rPr>
                <w:ins w:author="Eric White" w:id="3" w:date="2025-12-24T01:47:10.4546599+00:00"/>
              </w:rPr>
            </w:pPr>
            <w:ins w:author="Eric White" w:id="4" w:date="2025-12-24T01:47:10.4546599+00:00">
              <w:r>
                <w:t>Click</w:t>
              </w:r>
            </w:ins>
          </w:p>
        </w:tc>
      </w:tr>
    </w:tbl>
    <w:p pt14:Unid="9253511c17fa4456957d1d8e2e54083b">
      <w:pPr/>
    </w:p>
    <w:sectPr pt14:Unid="be43537174424e0d91d55abe0875b9db">
      <w:pgSz w:w="12240" w:h="15840" pt14:Unid="f2125966e7a64cb9b3447184277fbf39"/>
      <w:pgMar w:top="1440" w:right="1440" w:bottom="1440" w:left="1440" w:header="720" w:footer="720" w:gutter="0" pt14:Unid="21f93a7ae60444e3bad1c9ecf902140b"/>
      <w:cols w:space="720" pt14:Unid="b9b40bd9b7974145a5ea8538c4b594df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95D"/>
    <w:rsid w:val="00040F6F"/>
    <w:rsid w:val="001E4A87"/>
    <w:rsid w:val="0020075E"/>
    <w:rsid w:val="00207E98"/>
    <w:rsid w:val="004168B7"/>
    <w:rsid w:val="00552177"/>
    <w:rsid w:val="00631639"/>
    <w:rsid w:val="0097795D"/>
    <w:rsid w:val="00D8147F"/>
    <w:rsid w:val="00E51DD3"/>
    <w:rsid w:val="00FB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7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beae24afab4a4fd3" /><Relationship Type="http://schemas.openxmlformats.org/officeDocument/2006/relationships/endnotes" Target="/word/endnotes.xml" Id="Rb21ac416bf424c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13</ap:TotalTime>
  <ap:Pages>1</ap:Pages>
  <ap:Words>2</ap:Words>
  <ap:Characters>14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10</cp:revision>
  <dcterms:created xsi:type="dcterms:W3CDTF">2016-04-21T13:46:00Z</dcterms:created>
  <dcterms:modified xsi:type="dcterms:W3CDTF">2017-05-20T17:18:00Z</dcterms:modified>
</cp:coreProperties>
</file>