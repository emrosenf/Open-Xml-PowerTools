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332eb55ceabb4ebb949918a31ddbbd87">
      <w:pPr/>
      <w:r>
        <w:t>One</w:t>
      </w:r>
    </w:p>
    <w:p pt14:Unid="5450653e1bb94b54834cd5a831109536">
      <w:pPr/>
      <w:del w:author="Eric White" w:id="0" w:date="2025-12-24T01:47:10.2224866+00:00">
        <w:r>
          <w:delText>Two</w:delText>
        </w:r>
      </w:del>
      <w:ins w:author="Eric White" w:id="1" w:date="2025-12-24T01:47:10.2224866+00:00">
        <w:r>
          <w:t>Two1</w:t>
        </w:r>
      </w:ins>
    </w:p>
    <w:p pt14:Unid="274c1eb70b7544de80be10c314b741b3">
      <w:pPr/>
      <w:r>
        <w:t>Three</w:t>
      </w:r>
    </w:p>
    <w:p pt14:Unid="314f9913229c496aa6b4d716c31b9125">
      <w:pPr/>
      <w:r>
        <w:t>Four</w:t>
      </w:r>
    </w:p>
    <w:p pt14:Unid="665210e7b76d42889253c180968dd8bf">
      <w:pPr/>
      <w:r>
        <w:t>Five</w:t>
      </w:r>
    </w:p>
    <w:p pt14:Unid="c6441bb9cf2648a7b8a113cfee860a5b">
      <w:pPr/>
      <w:r>
        <w:t>Six</w:t>
      </w:r>
    </w:p>
    <w:sectPr pt14:Unid="761abc57a65c4819bac1c1447ec96ac8">
      <w:pgSz w:w="12240" w:h="15840" pt14:Unid="59c6a7b8ad634ca4b241466d3ac92e4e"/>
      <w:pgMar w:top="1440" w:right="1440" w:bottom="1440" w:left="1440" w:header="720" w:footer="720" w:gutter="0" pt14:Unid="52ed225757fe44c595ccf41141a920b0"/>
      <w:cols w:space="720" pt14:Unid="7719fef34f0940e599296daf69e0b2dd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D5B"/>
    <w:rsid w:val="003C0D5B"/>
    <w:rsid w:val="00881C66"/>
    <w:rsid w:val="00A1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62fba07f48224537" /><Relationship Type="http://schemas.openxmlformats.org/officeDocument/2006/relationships/endnotes" Target="/word/endnotes.xml" Id="Rf5d79bcb90384c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4</ap:Words>
  <ap:Characters>24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27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2016-05-30T18:38:00Z</dcterms:created>
  <dcterms:modified xsi:type="dcterms:W3CDTF">2016-05-30T18:39:00Z</dcterms:modified>
</cp:coreProperties>
</file>