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15 w16se wp14 pt14">
  <w:body>
    <w:p pt14:Unid="b5d39c8d7aa84920af9289258ac2c367">
      <w:pPr/>
      <w:r>
        <w:t xml:space="preserve">This is a test </w:t>
      </w:r>
      <w:del w:author="Eric White" w:id="0" w:date="2025-12-24T01:47:02.4184822+00:00">
        <w:r>
          <w:delText>now foo bar baz</w:delText>
        </w:r>
      </w:del>
      <w:ins w:author="Eric White" w:id="1" w:date="2025-12-24T01:47:02.4184822+00:00">
        <w:r>
          <w:t>what are the chances</w:t>
        </w:r>
      </w:ins>
    </w:p>
    <w:sectPr pt14:Unid="b42352683fc14b2092597aa9264948f1">
      <w:pgSz w:w="12240" w:h="15840" pt14:Unid="1d67be45c4eb455398b35b3e79cc8e91"/>
      <w:pgMar w:top="1440" w:right="1440" w:bottom="1440" w:left="1440" w:header="720" w:footer="720" w:gutter="0" pt14:Unid="f1688b01e968473cbda82b06fa54874a"/>
      <w:cols w:space="720" pt14:Unid="8bb8e8e5604d483ba62105eb7484fe2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0FEB"/>
    <w:rsid w:val="00040F6F"/>
    <w:rsid w:val="001E4A87"/>
    <w:rsid w:val="00A13A12"/>
    <w:rsid w:val="00AE0FEB"/>
    <w:rsid w:val="00D81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footnotes" Target="/word/footnotes.xml" Id="Re6825fcccffe4538" /><Relationship Type="http://schemas.openxmlformats.org/officeDocument/2006/relationships/endnotes" Target="/word/endnotes.xml" Id="R602f19956a9247e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</ap:Pages>
  <ap:Words>4</ap:Words>
  <ap:Characters>27</ap:Characters>
  <ap:Application>Microsoft Office Word</ap:Application>
  <ap:DocSecurity>0</ap:DocSecurity>
  <ap:Lines>1</ap:Lines>
  <ap:Paragraphs>1</ap:Paragraphs>
  <ap:ScaleCrop>false</ap:ScaleCrop>
  <ap:Company/>
  <ap:LinksUpToDate>false</ap:LinksUpToDate>
  <ap:CharactersWithSpaces>30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Eric White</cp:lastModifiedBy>
  <cp:revision>2</cp:revision>
  <dcterms:created xsi:type="dcterms:W3CDTF">2016-04-19T12:46:00Z</dcterms:created>
  <dcterms:modified xsi:type="dcterms:W3CDTF">2016-04-19T12:46:00Z</dcterms:modified>
</cp:coreProperties>
</file>