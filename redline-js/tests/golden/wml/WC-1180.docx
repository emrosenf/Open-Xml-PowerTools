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body>
    <w:p pt14:Unid="7c9a2c41ced64faca1cf52bc2b404d9d">
      <w:pPr/>
      <w:r>
        <w:t>Video provides</w:t>
      </w:r>
      <w:ins w:author="Eric White" w:id="0" w:date="2025-12-24T01:47:01.7407797+00:00">
        <w:r>
          <w:t xml:space="preserve"> a powerful way to help you prove your point. When you click Online Video, you can paste in the embed code for the video you want to add. You can also type a keyword to search online for the video that best fits your document</w:t>
        </w:r>
      </w:ins>
      <w:r>
        <w:t>.</w:t>
      </w:r>
    </w:p>
    <w:sectPr pt14:Unid="cf601eb65f834a48969c68af5dcc2122">
      <w:pgSz w:w="12240" w:h="15840" pt14:Unid="258236465472476c8dafa71690bdb651"/>
      <w:pgMar w:top="1440" w:right="1440" w:bottom="1440" w:left="1440" w:header="720" w:footer="720" w:gutter="0" pt14:Unid="ff329ec550214765979cd96ee1f4985e"/>
      <w:cols w:space="720" pt14:Unid="44ff7155ffa84262bd2cec1453f40a6b"/>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p14 pt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p14 pt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707"/>
    <w:rsid w:val="00040F6F"/>
    <w:rsid w:val="00150C82"/>
    <w:rsid w:val="00194CCC"/>
    <w:rsid w:val="001E4A87"/>
    <w:rsid w:val="002D6B23"/>
    <w:rsid w:val="0032130E"/>
    <w:rsid w:val="003E23EA"/>
    <w:rsid w:val="0059261B"/>
    <w:rsid w:val="005D7707"/>
    <w:rsid w:val="006B493A"/>
    <w:rsid w:val="008D3F48"/>
    <w:rsid w:val="00D81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notes" Target="/word/footnotes.xml" Id="R2572635b101b4536" /><Relationship Type="http://schemas.openxmlformats.org/officeDocument/2006/relationships/endnotes" Target="/word/endnotes.xml" Id="R05c1ebeb103a409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Normal.dotm</ap:Template>
  <ap:TotalTime>5</ap:TotalTime>
  <ap:Pages>1</ap:Pages>
  <ap:Words>2</ap:Words>
  <ap:Characters>14</ap:Characters>
  <ap:Application>Microsoft Office Word</ap:Application>
  <ap:DocSecurity>0</ap:DocSecurity>
  <ap:Lines>1</ap:Lines>
  <ap:Paragraphs>1</ap:Paragraphs>
  <ap:ScaleCrop>false</ap:ScaleCrop>
  <ap:Company/>
  <ap:LinksUpToDate>false</ap:LinksUpToDate>
  <ap:CharactersWithSpaces>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9</cp:revision>
  <dcterms:created xsi:type="dcterms:W3CDTF">2016-04-08T06:13:00Z</dcterms:created>
  <dcterms:modified xsi:type="dcterms:W3CDTF">2016-04-17T08:49:00Z</dcterms:modified>
</cp:coreProperties>
</file>