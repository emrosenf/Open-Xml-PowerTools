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719cc3f0d7d646bf93c73d5f08b5d77a">
      <w:pPr/>
      <w:r>
        <w:t>One</w:t>
      </w:r>
    </w:p>
    <w:p pt14:Unid="62fd271c168c419da546bc07d3cc7484">
      <w:pPr/>
      <w:r>
        <w:t>Two</w:t>
      </w:r>
    </w:p>
    <w:p pt14:Unid="cf897ec4567246a7acba85903b7599d4">
      <w:pPr pt14:Status="Deleted">
        <w:rPr>
          <w:del w:author="Eric White" w:id="0" w:date="2025-12-24T01:47:07.7325339+00:00"/>
        </w:rPr>
      </w:pPr>
      <w:del w:author="Eric White" w:id="1" w:date="2025-12-24T01:47:07.7325339+00:00">
        <w:r>
          <w:delText>Three</w:delText>
        </w:r>
      </w:del>
    </w:p>
    <w:p pt14:Unid="b7e92c0c7561423f9da1887c4d8de062">
      <w:pPr/>
      <w:r>
        <w:t>Four</w:t>
      </w:r>
    </w:p>
    <w:p pt14:Unid="c6fa7b5c002e4ea886179ad4e19c3c55">
      <w:pPr/>
      <w:r>
        <w:t>Five</w:t>
      </w:r>
    </w:p>
    <w:p pt14:Unid="b48dce21160b42448aced0acb31ed1da">
      <w:pPr/>
      <w:r>
        <w:t>Six</w:t>
      </w:r>
    </w:p>
    <w:p pt14:Unid="884a240c5f6b439c98bda7016acd4ce4">
      <w:pPr/>
      <w:r>
        <w:t>Seven</w:t>
      </w:r>
    </w:p>
    <w:p pt14:Unid="6861f13d01e84d97b2705f7184aa117a">
      <w:pPr/>
      <w:r>
        <w:t>Eight</w:t>
      </w:r>
    </w:p>
    <w:p pt14:Unid="42afb6fdf8f146db9d047bf2bdb4f872">
      <w:pPr/>
      <w:r>
        <w:t>Nine</w:t>
      </w:r>
    </w:p>
    <w:p pt14:Unid="d0a8c54df2e7478ba58c1556c285520b">
      <w:pPr/>
      <w:r>
        <w:t>Ten</w:t>
      </w:r>
    </w:p>
    <w:p pt14:Unid="628638999c954b46a063fa3636bde545">
      <w:pPr/>
      <w:r>
        <w:t>Eleven</w:t>
      </w:r>
    </w:p>
    <w:p pt14:Unid="d5464e9a7b0f496b968e235c2d48b3ef">
      <w:pPr/>
      <w:r>
        <w:t>Twelve</w:t>
      </w:r>
    </w:p>
    <w:p pt14:Unid="a8d0af7fb5a04e59a198a009f67a96a2">
      <w:pPr/>
      <w:r>
        <w:t>Thirteen</w:t>
      </w:r>
    </w:p>
    <w:p pt14:Unid="3bcec1a1c159413fa7b7fb4b31cf9d73">
      <w:pPr/>
      <w:r>
        <w:t>Fourteen</w:t>
      </w:r>
    </w:p>
    <w:p pt14:Unid="1e90c59ead184309a39373d1c61acb90">
      <w:pPr/>
      <w:r>
        <w:t>Fifteen</w:t>
      </w:r>
    </w:p>
    <w:p pt14:Unid="04ba50b5c77845e6bbd8fdb3bb450d26">
      <w:pPr/>
      <w:r>
        <w:t>Sixteen</w:t>
      </w:r>
    </w:p>
    <w:p pt14:Unid="345e16e874d346cfbc724f2dcf71137d">
      <w:pPr/>
      <w:r>
        <w:t>Seventeen</w:t>
      </w:r>
    </w:p>
    <w:p pt14:Unid="16b8390d51474008b086c75e9f6d5d90">
      <w:pPr/>
      <w:r>
        <w:t>Eighteen</w:t>
      </w:r>
    </w:p>
    <w:p pt14:Unid="693f393bf9be4ae084cbdd904b89f9a7">
      <w:pPr/>
      <w:r>
        <w:t>Nineteen</w:t>
      </w:r>
    </w:p>
    <w:p pt14:Unid="7f3142787d8647498f32ba7fa03ad3b9">
      <w:pPr pt14:Status="Inserted">
        <w:rPr>
          <w:ins w:author="Eric White" w:id="2" w:date="2025-12-24T01:47:07.7325339+00:00"/>
        </w:rPr>
      </w:pPr>
      <w:ins w:author="Eric White" w:id="3" w:date="2025-12-24T01:47:07.7325339+00:00">
        <w:r>
          <w:t>19.5</w:t>
        </w:r>
      </w:ins>
    </w:p>
    <w:p pt14:Unid="4be8d321fb404db4970d3444b8f889b0">
      <w:pPr/>
      <w:r>
        <w:t>Twenty</w:t>
      </w:r>
    </w:p>
    <w:sectPr pt14:Unid="b20de1c2cddc46388fec24afaa40b834">
      <w:pgSz w:w="12240" w:h="15840" pt14:Unid="4e33db115c424ea59de88da0f176ccd5"/>
      <w:pgMar w:top="1440" w:right="1440" w:bottom="1440" w:left="1440" w:header="720" w:footer="720" w:gutter="0" pt14:Unid="0083c4d8cae344e2ab12fd405f9d1cf6"/>
      <w:cols w:space="720" pt14:Unid="80368372f5fb45b99fdba91afb059ada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869"/>
    <w:rsid w:val="00040F6F"/>
    <w:rsid w:val="001E4A87"/>
    <w:rsid w:val="00283869"/>
    <w:rsid w:val="00A3227D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25aa8d823408427d" /><Relationship Type="http://schemas.openxmlformats.org/officeDocument/2006/relationships/endnotes" Target="/word/endnotes.xml" Id="R2410d850381a4e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19</ap:Words>
  <ap:Characters>113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131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2016-05-11T17:28:00Z</dcterms:created>
  <dcterms:modified xsi:type="dcterms:W3CDTF">2016-05-11T17:29:00Z</dcterms:modified>
</cp:coreProperties>
</file>