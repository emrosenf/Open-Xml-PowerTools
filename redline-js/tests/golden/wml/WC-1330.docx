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65c9012925ab4bdc9d3f737715b85958">
      <w:pPr/>
      <w:r>
        <w:t>Sidebar.</w:t>
      </w:r>
    </w:p>
    <w:p pt14:Unid="0e731ef08d6d4ea6ac7d822c559a1a6f">
      <w:pPr/>
      <w:r>
        <w:t xml:space="preserve">This is a </w:t>
      </w:r>
      <w:del w:author="Eric White" w:id="0" w:date="2025-12-24T01:47:04.7265853+00:00">
        <w:r>
          <w:delText>very interesting test that includes lots of stuff.</w:delText>
        </w:r>
      </w:del>
      <w:ins w:author="Eric White" w:id="1" w:date="2025-12-24T01:47:04.7265853+00:00">
        <w:r>
          <w:t>much longer sequence that will be found first in the LCS algorithm.</w:t>
        </w:r>
      </w:ins>
    </w:p>
    <w:p pt14:Unid="f34b2ff3c1ca4e95bd5b71a39ae61a5a">
      <w:pPr pt14:Status="Deleted">
        <w:rPr>
          <w:del w:author="Eric White" w:id="2" w:date="2025-12-24T01:47:04.7265853+00:00"/>
        </w:rPr>
      </w:pPr>
      <w:del w:author="Eric White" w:id="3" w:date="2025-12-24T01:47:04.7265853+00:00">
        <w:r>
          <w:delText>This is a much longer sequence that will be found first in the LCS algorithms.</w:delText>
        </w:r>
      </w:del>
    </w:p>
    <w:sectPr pt14:Unid="ff76092c21e345518b1e6262ef5ac84e">
      <w:pgSz w:w="12240" w:h="15840" pt14:Unid="f46b05e17abf4614b2c1b8d0f7741be5"/>
      <w:pgMar w:top="1440" w:right="1440" w:bottom="1440" w:left="1440" w:header="720" w:footer="720" w:gutter="0" pt14:Unid="ba2784a914e64be4b63593f46d8388d4"/>
      <w:cols w:space="720" pt14:Unid="35d4e5f7eb19409b96b1062cd0cc0f2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26"/>
    <w:rsid w:val="00040F6F"/>
    <w:rsid w:val="001E4A87"/>
    <w:rsid w:val="002413A7"/>
    <w:rsid w:val="00275C29"/>
    <w:rsid w:val="007C5126"/>
    <w:rsid w:val="007D0A76"/>
    <w:rsid w:val="00B136C6"/>
    <w:rsid w:val="00B5747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e48f67ffb0d947b1" /><Relationship Type="http://schemas.openxmlformats.org/officeDocument/2006/relationships/endnotes" Target="/word/endnotes.xml" Id="R2bcc5241c3344e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22</ap:Words>
  <ap:Characters>127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148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2016-04-22T14:08:00Z</dcterms:created>
  <dcterms:modified xsi:type="dcterms:W3CDTF">2016-04-22T14:40:00Z</dcterms:modified>
</cp:coreProperties>
</file>