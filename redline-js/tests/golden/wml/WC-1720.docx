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3de79365011f4d5e83c70d0bcaa5f2ae">
      <w:pPr/>
      <w:del w:author="Eric White" w:id="0" w:date="2025-12-24T01:47:09.5212163+00:00">
        <w:r>
          <w:delText>Vi</w:delText>
        </w:r>
      </w:del>
      <w:del w:author="Eric White" w:id="1" w:date="2025-12-24T01:47:09.5212163+00:00">
        <w:r>
          <w:rPr pt14:Unid="0d70d235999c47f38d375b8380becb7b">
            <w:rStyle w:val="EndnoteReference" pt14:Unid="54482c6c23534da5869459d18a50f91d"/>
          </w:rPr>
          <w:endnoteReference w:id="1" pt14:Status="Deleted"/>
        </w:r>
      </w:del>
      <w:del w:author="Eric White" w:id="2" w:date="2025-12-24T01:47:09.5212163+00:00">
        <w:r>
          <w:delText>deo</w:delText>
        </w:r>
      </w:del>
      <w:ins w:author="Eric White" w:id="3" w:date="2025-12-24T01:47:09.5212163+00:00">
        <w:r>
          <w:t>Video</w:t>
        </w:r>
      </w:ins>
      <w:r>
        <w:t xml:space="preserve"> </w:t>
      </w:r>
      <w:r>
        <w:rPr pt14:Unid="dd6c983128b64b7c9c8aabaa9804e88b">
          <w:rStyle w:val="EndnoteReference" pt14:Unid="afc9bb80bd1f41ffad3c1561f02b0c9a"/>
        </w:rPr>
        <w:endnoteReference w:id="2" pt14:Unid="bd8de5814df14b81b57bc05c7c455768"/>
      </w:r>
      <w:r>
        <w:t>provides a powerful way to help you prove your point.</w:t>
      </w:r>
      <w:del w:author="Eric White" w:id="4" w:date="2025-12-24T01:47:09.5212163+00:00">
        <w:r>
          <w:rPr pt14:Unid="86313ea3ee19438fa055fa70bc6a049c">
            <w:rStyle w:val="EndnoteReference" pt14:Unid="efaac5c02daf4b3885dc45d5ae23f606"/>
          </w:rPr>
          <w:endnoteReference w:id="3" pt14:Status="Deleted"/>
        </w:r>
      </w:del>
    </w:p>
    <w:sectPr pt14:Unid="28ad49481b0f408a806edaf7b2576594">
      <w:pgSz w:w="12240" w:h="15840" pt14:Unid="8fb5441c1ffe42538800cbebc33c8d71"/>
      <w:pgMar w:top="1440" w:right="1440" w:bottom="1440" w:left="1440" w:header="720" w:footer="720" w:gutter="0" pt14:Unid="10b2c8eed2414a3a820ce7bc70a046a0"/>
      <w:cols w:space="720" pt14:Unid="9599c2ec3cc144f8befaf822d05497f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e4972881860447a79303ca6b1252576c">
    <w:p pt14:Unid="8af4b9a111704a49ab123ace89059604">
      <w:pPr pt14:Unid="260dccba92f149af8575e52d9e7fc79d">
        <w:spacing w:after="0" w:line="240" w:lineRule="auto" pt14:Unid="01ae27996f314b4db341d83f5ed9f186"/>
      </w:pPr>
      <w:r pt14:Unid="7bf99f9f35d54243a5c03b4a23869292">
        <w:separator pt14:Unid="39d6b3b4d10048d29b708fefcdd2f83f"/>
      </w:r>
    </w:p>
  </w:endnote>
  <w:endnote w:type="continuationSeparator" w:id="0" pt14:Unid="496923f5d5234c578936496ca00257fb">
    <w:p pt14:Unid="5c1d210d305a4277ba09e42edff979f8">
      <w:pPr pt14:Unid="16a52e9ed1604dde9a2617d2e46492ad">
        <w:spacing w:after="0" w:line="240" w:lineRule="auto" pt14:Unid="eaf15121e5dd4ea29eb9da2919042001"/>
      </w:pPr>
      <w:r pt14:Unid="f17c114aa7a544cda655498a4c08d500">
        <w:continuationSeparator pt14:Unid="c42cde0c0c374572ac42a157a4e4bd24"/>
      </w:r>
    </w:p>
  </w:endnote>
  <w:endnote w:id="1" pt14:Unid="2ac792616a8f4475a96a8afd717c89de">
    <w:p pt14:Unid="a0b039f7eb1f49b0bdf8374d949dc1ed">
      <w:pPr pt14:Unid="8888b5522e1949c9be75aafd7491b765" pt14:Status="Deleted">
        <w:pStyle w:val="EndnoteText" pt14:Unid="e8a5144f9ddf4754834a38eb58b8cc9d"/>
        <w:rPr>
          <w:del w:author="Eric White" w:id="5" w:date="2025-12-24T01:47:09.5212163+00:00"/>
        </w:rPr>
      </w:pPr>
      <w:r>
        <w:rPr>
          <w:rStyle w:val="EndnoteReference"/>
        </w:rPr>
        <w:endnoteRef/>
      </w:r>
      <w:del w:author="Eric White" w:id="6" w:date="2025-12-24T01:47:09.5212163+00:00">
        <w:r>
          <w:delText xml:space="preserve"> New endnote.</w:delText>
        </w:r>
      </w:del>
    </w:p>
  </w:endnote>
  <w:endnote w:id="2" pt14:Unid="a2ef081174804afcba99f4d2779ab22e">
    <w:p pt14:Unid="17226b98b86244fc891d6450363b8502">
      <w:pPr pt14:Unid="fc3f8a8c5de14eeda8bcdd290d01b770">
        <w:pStyle w:val="EndnoteText" pt14:Unid="2ff88c96b3ba42a8a14cdc5903ea4457"/>
      </w:pPr>
      <w:r>
        <w:rPr>
          <w:rStyle w:val="EndnoteReference"/>
        </w:rPr>
        <w:endnoteRef/>
      </w:r>
      <w:r>
        <w:t xml:space="preserve"> This is an endnote</w:t>
      </w:r>
      <w:del w:author="Eric White" w:id="7" w:date="2025-12-24T01:47:09.5212163+00:00">
        <w:r>
          <w:delText xml:space="preserve"> with a change</w:delText>
        </w:r>
      </w:del>
      <w:r>
        <w:t>.</w:t>
      </w:r>
    </w:p>
    <w:p pt14:Unid="807e9a9d1fa94de5ab6c2181e170131a">
      <w:pPr pt14:Unid="d118a5b7df0b48c9b22a5fd8b1eeed02" pt14:Status="Deleted">
        <w:pStyle w:val="EndnoteText" pt14:Unid="6d4e35ae1dbe4351b3e5eabd0700ded2"/>
        <w:rPr>
          <w:del w:author="Eric White" w:id="8" w:date="2025-12-24T01:47:09.5212163+00:00"/>
        </w:rPr>
      </w:pPr>
      <w:del w:author="Eric White" w:id="9" w:date="2025-12-24T01:47:09.5212163+00:00">
        <w:r>
          <w:delText>This endnote has multiple paragraphs.</w:delText>
        </w:r>
      </w:del>
    </w:p>
  </w:endnote>
  <w:endnote w:id="3" pt14:Unid="31769e7951da4f2889a8004aa200c629">
    <w:p pt14:Unid="e3eca328d01e412faeade6d71b43b36b">
      <w:pPr pt14:Unid="53d1cc6c7741440f85c4ec34aea30b86" pt14:Status="Deleted">
        <w:pStyle w:val="EndnoteText" pt14:Unid="5d1c354b04b14a5e9b7e0ae39f3ce912"/>
        <w:rPr>
          <w:del w:author="Eric White" w:id="10" w:date="2025-12-24T01:47:09.5212163+00:00"/>
        </w:rPr>
      </w:pPr>
      <w:r>
        <w:rPr>
          <w:rStyle w:val="EndnoteReference"/>
        </w:rPr>
        <w:endnoteRef/>
      </w:r>
      <w:del w:author="Eric White" w:id="11" w:date="2025-12-24T01:47:09.5212163+00:00">
        <w:r>
          <w:delText xml:space="preserve"> Yet another endnote.</w:delText>
        </w:r>
      </w:del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50d38bf771f54c989d173b20f0c0ace8">
    <w:p pt14:Unid="519fa3cdc1c54cb185f56344a05a1dd0">
      <w:pPr pt14:Unid="3b4deee4339148328c54d3054edb7b40">
        <w:spacing w:after="0" w:line="240" w:lineRule="auto" pt14:Unid="a00722f363834db2a307fb6ab81cddca"/>
      </w:pPr>
      <w:r pt14:Unid="daa087b85c6b4762b634a2ea0cce42f9">
        <w:separator pt14:Unid="e9aae2682d4b461485839138f7d64299"/>
      </w:r>
    </w:p>
  </w:footnote>
  <w:footnote w:type="continuationSeparator" w:id="0" pt14:Unid="1fd40df4b03649f1b101aa031c8f6927">
    <w:p pt14:Unid="d2d520003df244b1a8829858935bc155">
      <w:pPr pt14:Unid="f0f183502e3c4d9dadefc6d807dd5171">
        <w:spacing w:after="0" w:line="240" w:lineRule="auto" pt14:Unid="56dd66faeace4f7da45c7262d80a3acb"/>
      </w:pPr>
      <w:r pt14:Unid="4be5c2f46b104a5c8ea6722693d6e6e2">
        <w:continuationSeparator pt14:Unid="e1b1d1ed5f67478ca7c8e094feb8b36a"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27"/>
    <w:rsid w:val="00070827"/>
    <w:rsid w:val="00161D8D"/>
    <w:rsid w:val="003203A8"/>
    <w:rsid w:val="00410EF1"/>
    <w:rsid w:val="00451E1E"/>
    <w:rsid w:val="008875E4"/>
    <w:rsid w:val="00BD7FB4"/>
    <w:rsid w:val="00F4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51E1E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51E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E1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D7FB4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BD7FB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D7F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47FDEB0-A897-42C8-873C-1B642397A288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9</ap:Words>
  <ap:Characters>54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4</cp:revision>
  <dcterms:created xsi:type="dcterms:W3CDTF">2016-05-27T05:10:00Z</dcterms:created>
  <dcterms:modified xsi:type="dcterms:W3CDTF">2016-05-28T07:26:00Z</dcterms:modified>
</cp:coreProperties>
</file>