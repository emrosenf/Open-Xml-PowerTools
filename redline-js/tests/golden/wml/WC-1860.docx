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0acba2260c414c1bbc1f02b55f40893a">
      <w:pPr pt14:Unid="ce916b664ce243528d5d1071b849f92e">
        <w:rPr pt14:Unid="fced813b36f14bd4bd56abd627ffd575">
          <w:lang w:val="en-US" pt14:Unid="fbd1b90e17294c96800178043667add0"/>
        </w:rPr>
      </w:pPr>
      <w:r>
        <w:rPr pt14:Unid="40bf4905c8e24e16bedcc315c9fdfdf4">
          <w:lang w:val="en-US" pt14:Unid="a547457b39094f4d8c899d27b15c688c"/>
        </w:rPr>
        <w:t>Test 1.</w:t>
      </w:r>
    </w:p>
    <w:p pt14:Unid="143bc0bd40614c8ca15ebe8b781f1797">
      <w:pPr pt14:Unid="944cd81931244696ac5be1dbd5cc20e6">
        <w:rPr pt14:Unid="a38097833aac4b6bbff1bc46d4d3b8c6">
          <w:lang w:val="en-US" pt14:Unid="42c8637bf5be4bb18cf0e06d6df57303"/>
        </w:rPr>
      </w:pPr>
      <w:r>
        <w:rPr pt14:Unid="a8ac539b27a344e09c7bca087559de0b">
          <w:lang w:eastAsia="fr-FR" pt14:Unid="7ad2be671cfa40ef9bbe5255b7c72f77"/>
        </w:rPr>
        <w:pict pt14:Unid="c30e5f37ddb34fe8b8a10bf2682d74d5" pt14:SHA1Hash="c077dd05c5f75c84a47526b7d4e982b627dbade1">
          <v:shapetype id="1" coordsize="21600,21600" o:spt="202" path="m,l,21600r21600,l21600,xe" pt14:Unid="abf33e5bf34547758c760b3bf5f8f9f5">
            <v:stroke joinstyle="miter" pt14:Unid="d3849e265fb64447ba672951083052bf"/>
            <v:path gradientshapeok="t" o:connecttype="rect" pt14:Unid="58b2d2e84c214bd0a0359fe3eb1b1b5f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906d8012b853423f954727e48a6e9cbf">
            <w10:wrap type="square" pt14:Unid="a2f19669716d446bbbfd57b62accae1a"/>
            <v:textbox style="mso-fit-shape-to-text:t" pt14:Unid="7140a667fb51425494dd639c9ee5d27d">
              <w:txbxContent pt14:Unid="6e99da0a404a4166b9de00b700bed908" pt14:SHA1Hash="98bb349cb3170fd5e23d7f57a270c003acfea9a1">
                <w:p pt14:Unid="efc19ccd9ff04024bc69416896029b30">
                  <w:del w:author="Eric White" w:id="0" w:date="2025-12-24T01:47:10.5676979+00:00">
                    <w:r>
                      <w:delText>Textbox.</w:delText>
                    </w:r>
                  </w:del>
                </w:p>
              </w:txbxContent>
            </v:textbox>
          </v:shape>
        </w:pict>
      </w:r>
      <w:r>
        <w:rPr pt14:Unid="23440a0b078d4ac0a7143a32bb0eb458">
          <w:lang w:eastAsia="fr-FR" pt14:Unid="76c89a21bd9a4fd1baf67c26e55ee63a"/>
        </w:rPr>
        <w:pict pt14:Unid="c30e5f37ddb34fe8b8a10bf2682d74d5" pt14:SHA1Hash="4d53d4a0002219f7d7bd1c4fa3c29d064e06e8f4">
          <v:shapetype id="2" coordsize="21600,21600" o:spt="202" path="m,l,21600r21600,l21600,xe" pt14:Unid="0e0caaf133714dca9ea2c86a7fca1df9">
            <v:stroke joinstyle="miter" pt14:Unid="9f59fe9fb87f46ada79f08ac9b6a915b"/>
            <v:path gradientshapeok="t" o:connecttype="rect" pt14:Unid="21a3e3aec0844608b942dc670dced72b"/>
          </v:shapetype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906d8012b853423f954727e48a6e9cbf">
            <w10:wrap type="square" pt14:Unid="d437a24fc6af4443b19619d3393d5a45"/>
            <v:textbox style="mso-fit-shape-to-text:t" pt14:Unid="7140a667fb51425494dd639c9ee5d27d">
              <w:txbxContent pt14:Unid="6e99da0a404a4166b9de00b700bed908" pt14:SHA1Hash="78a572068f4c2529ec834619c1d7933374933dc6">
                <w:p pt14:Unid="efc19ccd9ff04024bc69416896029b30">
                  <w:ins w:author="Eric White" w:id="1" w:date="2025-12-24T01:47:10.5676979+00:00">
                    <w:r>
                      <w:t>Textbox2.</w:t>
                    </w:r>
                  </w:ins>
                </w:p>
              </w:txbxContent>
            </v:textbox>
          </v:shape>
        </w:pict>
      </w:r>
      <w:r>
        <w:rPr pt14:Unid="23440a0b078d4ac0a7143a32bb0eb458">
          <w:lang w:eastAsia="fr-FR" pt14:Unid="76c89a21bd9a4fd1baf67c26e55ee63a"/>
        </w:rPr>
        <w:pict pt14:Unid="c30e5f37ddb34fe8b8a10bf2682d74d5" pt14:SHA1Hash="c077dd05c5f75c84a47526b7d4e982b627dbade1">
          <v:shapetype id="3" coordsize="21600,21600" o:spt="202" path="m,l,21600r21600,l21600,xe" pt14:Unid="abf33e5bf34547758c760b3bf5f8f9f5">
            <v:stroke joinstyle="miter" pt14:Unid="d3849e265fb64447ba672951083052bf"/>
            <v:path gradientshapeok="t" o:connecttype="rect" pt14:Unid="58b2d2e84c214bd0a0359fe3eb1b1b5f"/>
          </v:shapetype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906d8012b853423f954727e48a6e9cbf">
            <w10:wrap type="square" pt14:Unid="a2f19669716d446bbbfd57b62accae1a"/>
            <v:textbox style="mso-fit-shape-to-text:t" pt14:Unid="7140a667fb51425494dd639c9ee5d27d">
              <w:txbxContent pt14:Unid="6e99da0a404a4166b9de00b700bed908" pt14:SHA1Hash="98bb349cb3170fd5e23d7f57a270c003acfea9a1">
                <w:p pt14:Unid="efc19ccd9ff04024bc69416896029b30">
                  <w:pPr pt14:Unid="8f2b86ceff674d81a7f7fa3679484aef">
                    <w:rPr pt14:Unid="89469fa6ede247df9ff0302f291564b9">
                      <w:lang w:val="en-US" pt14:Unid="f8d0753373494c0faf1263b6e7d5bc39"/>
                    </w:rPr>
                  </w:pPr>
                </w:p>
              </w:txbxContent>
            </v:textbox>
          </v:shape>
        </w:pict>
      </w:r>
      <w:r>
        <w:rPr pt14:Unid="4cfe347bd31c411695602351cf5cc062">
          <w:lang w:val="en-US" pt14:Unid="4be02e757ce941df9400efacac795f65"/>
        </w:rPr>
        <w:t>Test 2.</w:t>
      </w:r>
    </w:p>
    <w:sectPr pt14:Unid="2ccd7eb85f154c38aa28232975fe7308">
      <w:pgSz w:w="11906" w:h="16838" pt14:Unid="210a3c91a5dc45a0bf9295b491d58aad"/>
      <w:pgMar w:top="1440" w:right="1440" w:bottom="1440" w:left="1440" w:header="720" w:footer="720" w:gutter="0" pt14:Unid="00b6ada46b644e29861ba5b30f179c9f"/>
      <w:cols w:space="720" pt14:Unid="f6e25177821246fd92e9e50b2f7f387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393"/>
    <w:rsid w:val="00520D7A"/>
    <w:rsid w:val="005E7393"/>
    <w:rsid w:val="00C1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b87a555d31349a1" /><Relationship Type="http://schemas.openxmlformats.org/officeDocument/2006/relationships/endnotes" Target="/word/endnotes.xml" Id="Re88304741eea4a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2</ap:Words>
  <ap:Characters>15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2017-05-20T20:59:00Z</dcterms:created>
  <dcterms:modified xsi:type="dcterms:W3CDTF">2017-05-20T20:59:00Z</dcterms:modified>
</cp:coreProperties>
</file>