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Pcb64f71fd94748cb992094b93c9af543.xml" ContentType="application/vnd.openxmlformats-officedocument.drawingml.diagramData+xml"/>
  <Override PartName="/word/diagrams/P085c90d7f67b467d9e58836b32555f90.xml" ContentType="application/vnd.openxmlformats-officedocument.drawingml.diagramLayout+xml"/>
  <Override PartName="/word/diagrams/P1adc7c5283c1423884259f7a0dc4f1fb.xml" ContentType="application/vnd.openxmlformats-officedocument.drawingml.diagramStyle+xml"/>
  <Override PartName="/word/diagrams/P64bad9b4127946ef990ccc94e4eeda4a.xml" ContentType="application/vnd.openxmlformats-officedocument.drawingml.diagramColor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dgm="http://schemas.openxmlformats.org/drawingml/2006/diagram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b0dddf5026794ddf9a9a145d6807d22e">
      <w:pPr/>
      <w:r>
        <w:t>This is a paragraph before</w:t>
      </w:r>
      <w:ins w:author="Eric White" w:id="0" w:date="2025-12-24T01:47:04.2579674+00:00">
        <w:r>
          <w:t xml:space="preserve"> too</w:t>
        </w:r>
      </w:ins>
      <w:r>
        <w:t>.</w:t>
      </w:r>
    </w:p>
    <w:p pt14:Unid="9d0a5c371a074de7ba194bbbf2f7b4b8">
      <w:pPr pt14:Status="Deleted">
        <w:rPr>
          <w:del w:author="Eric White" w:id="1" w:date="2025-12-24T01:47:04.2579674+00:00"/>
        </w:rPr>
      </w:pPr>
      <w:del w:author="Eric White" w:id="2" w:date="2025-12-24T01:47:04.2579674+00:00">
        <w:r>
          <w:drawing pt14:Unid="2fd4e49edaeb4b99b5c19a6733321e93" pt14:SHA1Hash="2cc5a6b4df2e017d12fbff57c4f7441ce9f9c6f1" pt14:Status="Deleted">
            <wp:inline distT="0" distB="0" distL="0" distR="0" pt14:Unid="97210d4843ab4ff4873e6c132a11d046">
              <wp:extent cx="5486400" cy="3200400" pt14:Unid="9e72b6c9c6bc47ecb2ee71bf708a9d0b"/>
              <wp:effectExtent l="0" t="0" r="19050" b="19050" pt14:Unid="9330a70b9fae4230b21d2c2de0913bca"/>
              <wp:docPr id="1" name="Diagram 2" pt14:Unid="53ad663f78b0447ca9171d2fe42fc71d"/>
              <wp:cNvGraphicFramePr pt14:Unid="8e4f847c274f43509c9ddfd0f42c1aca"/>
              <a:graphic xmlns:a="http://schemas.openxmlformats.org/drawingml/2006/main" pt14:Unid="b424f28348b54b5e94a3d95becc74222">
                <a:graphicData uri="http://schemas.openxmlformats.org/drawingml/2006/diagram" pt14:Unid="ea11b53fd52747b5bf51e0b86f0c3ae3">
                  <dgm:relIds xmlns:dgm="http://schemas.openxmlformats.org/drawingml/2006/diagram" xmlns:r="http://schemas.openxmlformats.org/officeDocument/2006/relationships" r:dm="R2547cff3618143c5bb26a4931d3d4ff8" r:lo="R0df91758343a435aae5c31b7d5666449" r:qs="Rdccf2b08fa0042a18cecf90b2524b3f7" r:cs="R358810af27e24b48941240eb34c78041" pt14:Unid="1669b968b8e1426ea122fbae80b89184"/>
                </a:graphicData>
              </a:graphic>
            </wp:inline>
          </w:drawing>
        </w:r>
      </w:del>
    </w:p>
    <w:p pt14:Unid="39fd64517522440f89acfc0575344acc">
      <w:pPr/>
      <w:r>
        <w:t>This is after</w:t>
      </w:r>
      <w:ins w:author="Eric White" w:id="3" w:date="2025-12-24T01:47:04.2579674+00:00">
        <w:r>
          <w:t xml:space="preserve"> it</w:t>
        </w:r>
      </w:ins>
      <w:r>
        <w:t>.</w:t>
      </w:r>
    </w:p>
    <w:sectPr pt14:Unid="3712ae55233145419c2cabc2986301e9">
      <w:pgSz w:w="12240" w:h="15840" pt14:Unid="a95fbfe3e953492abd60d08f259227b1"/>
      <w:pgMar w:top="1440" w:right="1440" w:bottom="1440" w:left="1440" w:header="720" w:footer="720" w:gutter="0" pt14:Unid="7e86d200ece54ad3895af8855ed92e96"/>
      <w:cols w:space="720" pt14:Unid="1dc012aa50fa4a17accad2a89183b62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6"/>
    <w:rsid w:val="00040F6F"/>
    <w:rsid w:val="001E4A87"/>
    <w:rsid w:val="004133B0"/>
    <w:rsid w:val="00762FD3"/>
    <w:rsid w:val="00D8147F"/>
    <w:rsid w:val="00E8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diagramDrawing" Target="diagrams/drawing1.xml" Id="rId8" /><Relationship Type="http://schemas.openxmlformats.org/officeDocument/2006/relationships/webSettings" Target="webSettings.xml" Id="rId3" /><Relationship Type="http://schemas.openxmlformats.org/officeDocument/2006/relationships/diagramColors" Target="diagrams/colors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diagramQuickStyle" Target="diagrams/quickStyle1.xml" Id="rId6" /><Relationship Type="http://schemas.openxmlformats.org/officeDocument/2006/relationships/diagramLayout" Target="diagrams/layout1.xml" Id="rId5" /><Relationship Type="http://schemas.openxmlformats.org/officeDocument/2006/relationships/theme" Target="theme/theme1.xml" Id="rId10" /><Relationship Type="http://schemas.openxmlformats.org/officeDocument/2006/relationships/diagramData" Target="diagrams/data1.xml" Id="rId4" /><Relationship Type="http://schemas.openxmlformats.org/officeDocument/2006/relationships/fontTable" Target="fontTable.xml" Id="rId9" /><Relationship Type="http://schemas.openxmlformats.org/officeDocument/2006/relationships/footnotes" Target="/word/footnotes.xml" Id="Red7615878be2465d" /><Relationship Type="http://schemas.openxmlformats.org/officeDocument/2006/relationships/endnotes" Target="/word/endnotes.xml" Id="R5e40d34a580a460c" /><Relationship Type="http://schemas.openxmlformats.org/officeDocument/2006/relationships/diagramData" Target="/word/diagrams/Pcb64f71fd94748cb992094b93c9af543.xml" Id="R2547cff3618143c5bb26a4931d3d4ff8" /><Relationship Type="http://schemas.openxmlformats.org/officeDocument/2006/relationships/diagramLayout" Target="/word/diagrams/P085c90d7f67b467d9e58836b32555f90.xml" Id="R0df91758343a435aae5c31b7d5666449" /><Relationship Type="http://schemas.openxmlformats.org/officeDocument/2006/relationships/diagramQuickStyle" Target="/word/diagrams/P1adc7c5283c1423884259f7a0dc4f1fb.xml" Id="Rdccf2b08fa0042a18cecf90b2524b3f7" /><Relationship Type="http://schemas.openxmlformats.org/officeDocument/2006/relationships/diagramColors" Target="/word/diagrams/P64bad9b4127946ef990ccc94e4eeda4a.xml" Id="R358810af27e24b48941240eb34c78041" /></Relationships>
</file>

<file path=word/diagrams/P1adc7c5283c1423884259f7a0dc4f1fb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P64bad9b4127946ef990ccc94e4eeda4a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P085c90d7f67b467d9e58836b32555f90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Pcb64f71fd94748cb992094b93c9af543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b39b119da15349788ef201351e50691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_rels/Pcb64f71fd94748cb992094b93c9af543.xml.rels>&#65279;<?xml version="1.0" encoding="utf-8"?><Relationships xmlns="http://schemas.openxmlformats.org/package/2006/relationships"><Relationship Type="http://schemas.openxmlformats.org/officeDocument/2006/relationships/image" Target="/word/media/P1657b4220d90478c947842c7dc9629bf.jpeg" Id="Rb39b119da15349788ef201351e506914" 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r="http://schemas.openxmlformats.org/officeDocument/2006/relationships" xmlns:a14="http://schemas.microsoft.com/office/drawing/2010/main"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9F2F4A-E617-4AB7-BD36-5C5CB2C0C315}">
      <dsp:nvSpPr>
        <dsp:cNvPr id="0" name=""/>
        <dsp:cNvSpPr/>
      </dsp:nvSpPr>
      <dsp:spPr>
        <a:xfrm>
          <a:off x="0" y="0"/>
          <a:ext cx="5486400" cy="1440180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3E0F898-8C1F-41B8-946D-64A3D53F7E21}">
      <dsp:nvSpPr>
        <dsp:cNvPr id="0" name=""/>
        <dsp:cNvSpPr/>
      </dsp:nvSpPr>
      <dsp:spPr>
        <a:xfrm>
          <a:off x="164592" y="192024"/>
          <a:ext cx="1611630" cy="105613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CE0E6E6-8572-4269-80DB-134EC13A0AB2}">
      <dsp:nvSpPr>
        <dsp:cNvPr id="0" name=""/>
        <dsp:cNvSpPr/>
      </dsp:nvSpPr>
      <dsp:spPr>
        <a:xfrm rot="10800000">
          <a:off x="164592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Crusty</a:t>
          </a:r>
        </a:p>
      </dsp:txBody>
      <dsp:txXfrm rot="10800000">
        <a:off x="214155" y="1440179"/>
        <a:ext cx="1512504" cy="1710657"/>
      </dsp:txXfrm>
    </dsp:sp>
    <dsp:sp modelId="{EE3EF262-7734-4BFE-ACE3-AED675B38F09}">
      <dsp:nvSpPr>
        <dsp:cNvPr id="0" name=""/>
        <dsp:cNvSpPr/>
      </dsp:nvSpPr>
      <dsp:spPr>
        <a:xfrm>
          <a:off x="1937385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388531-E18B-4F0A-B3D6-DB58CDB7441F}">
      <dsp:nvSpPr>
        <dsp:cNvPr id="0" name=""/>
        <dsp:cNvSpPr/>
      </dsp:nvSpPr>
      <dsp:spPr>
        <a:xfrm rot="10800000">
          <a:off x="1937385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</a:t>
          </a:r>
        </a:p>
      </dsp:txBody>
      <dsp:txXfrm rot="10800000">
        <a:off x="1986948" y="1440179"/>
        <a:ext cx="1512504" cy="1710657"/>
      </dsp:txXfrm>
    </dsp:sp>
    <dsp:sp modelId="{B602C26E-C058-4438-A78C-2CDC8BFB72EE}">
      <dsp:nvSpPr>
        <dsp:cNvPr id="0" name=""/>
        <dsp:cNvSpPr/>
      </dsp:nvSpPr>
      <dsp:spPr>
        <a:xfrm>
          <a:off x="3710178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B9AC49-454D-4511-B13A-8BF0A9BB0E7F}">
      <dsp:nvSpPr>
        <dsp:cNvPr id="0" name=""/>
        <dsp:cNvSpPr/>
      </dsp:nvSpPr>
      <dsp:spPr>
        <a:xfrm rot="10800000">
          <a:off x="3710178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Test2</a:t>
          </a:r>
        </a:p>
      </dsp:txBody>
      <dsp:txXfrm rot="10800000">
        <a:off x="3759741" y="1440179"/>
        <a:ext cx="1512504" cy="1710657"/>
      </dsp:txXfrm>
    </dsp:sp>
  </dsp:spTree>
</dsp:drawing>
</file>

<file path=word/diagrams/layout1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6</ap:Words>
  <ap:Characters>39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2016-04-22T11:33:00Z</dcterms:created>
  <dcterms:modified xsi:type="dcterms:W3CDTF">2016-04-22T12:28:00Z</dcterms:modified>
</cp:coreProperties>
</file>