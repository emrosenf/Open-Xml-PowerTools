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215ddc70a09d4812a99dc3510e610969">
      <w:pPr/>
      <w:del w:author="Eric White" w:id="0" w:date="2025-12-24T01:47:10.1677158+00:00">
        <w:r>
          <w:delText>Video</w:delText>
        </w:r>
      </w:del>
      <w:ins w:author="Eric White" w:id="1" w:date="2025-12-24T01:47:10.1677158+00:00">
        <w:r>
          <w:t>Text</w:t>
        </w:r>
      </w:ins>
      <w:r>
        <w:t xml:space="preserve"> provides a </w:t>
      </w:r>
      <w:r>
        <w:br pt14:Unid="ad8882562cf44b61a78a452475e12762"/>
      </w:r>
      <w:r>
        <w:t>powerful way.</w:t>
      </w:r>
    </w:p>
    <w:sectPr pt14:Unid="8c9514a2b56341b0ae0f445deeeb6bf8">
      <w:pgSz w:w="12240" w:h="15840" pt14:Unid="aa12a21337644a2994e9b5468d52b290"/>
      <w:pgMar w:top="1440" w:right="1440" w:bottom="1440" w:left="1440" w:header="720" w:footer="720" w:gutter="0" pt14:Unid="2cbad684bf8f4900b1dff0b730df2361"/>
      <w:cols w:space="720" pt14:Unid="f60d05a49ac74f1fb4c16d2762defc4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742"/>
    <w:rsid w:val="004B042D"/>
    <w:rsid w:val="00512742"/>
    <w:rsid w:val="0072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0f60e72323054ee2" /><Relationship Type="http://schemas.openxmlformats.org/officeDocument/2006/relationships/endnotes" Target="/word/endnotes.xml" Id="R7f4197fc82ed4d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4</ap:Words>
  <ap:Characters>28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2016-05-28T23:56:00Z</dcterms:created>
  <dcterms:modified xsi:type="dcterms:W3CDTF">2016-05-28T23:57:00Z</dcterms:modified>
</cp:coreProperties>
</file>