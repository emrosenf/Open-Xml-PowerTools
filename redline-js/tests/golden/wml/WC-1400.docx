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body>
    <w:p pt14:Unid="53bc341963c2470bab5e97a2569a2316">
      <w:pPr/>
      <w:del w:author="Eric White" w:id="0" w:date="2025-12-24T01:47:05.5039393+00:00">
        <w:r>
          <w:delText>Video</w:delText>
        </w:r>
      </w:del>
      <w:ins w:author="Eric White" w:id="1" w:date="2025-12-24T01:47:05.5039393+00:00">
        <w:r>
          <w:t>It</w:t>
        </w:r>
      </w:ins>
      <w:r>
        <w:t xml:space="preserve"> provides a powerful way to help you prove your point. When you click Online Video, you can paste in the embed code for the video you want to add. You can also type a keyword to search online for the video that best fits your document.</w:t>
      </w:r>
    </w:p>
    <w:p pt14:Unid="28b42d8267c44e6fb8e15665b0c39035">
      <w:pPr/>
      <w:r>
        <w:rPr pt14:Unid="e733ba74e2544b3fa993888d99439dc7">
          <w:rStyle w:val="FootnoteReference" pt14:Unid="d80b32a31bd5449382a0ee5b6b48a885"/>
        </w:rPr>
        <w:footnoteReference w:id="1" pt14:Unid="1d01af7eb17c415ba80a83d53e0e6527"/>
      </w:r>
      <w: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w:t>
      </w:r>
      <w:del w:author="Eric White" w:id="2" w:date="2025-12-24T01:47:05.5039393+00:00">
        <w:r>
          <w:delText xml:space="preserve">different </w:delText>
        </w:r>
      </w:del>
      <w:r>
        <w:t>galleries.</w:t>
      </w:r>
    </w:p>
    <w:sectPr pt14:Unid="fc2b1c4623d24abaaf16457cfe995489">
      <w:pgSz w:w="12240" w:h="15840" pt14:Unid="a7aa6d83509f4adf86f442d773dbf1bc"/>
      <w:pgMar w:top="1440" w:right="1440" w:bottom="1440" w:left="1440" w:header="720" w:footer="720" w:gutter="0" pt14:Unid="66179af8a9dd42cfbbaff2b8a102aea5"/>
      <w:cols w:space="720" pt14:Unid="06709a65afea429ea17fc560c40658a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endnote w:type="separator" w:id="-1" pt14:Unid="04d1f617cb684fffad2bf822b78be3ae">
    <w:p pt14:Unid="e219784f67f240749cf18279ce74a250">
      <w:pPr pt14:Unid="5e5dab4bd8a04805a84b3e60a33d6fa5">
        <w:spacing w:after="0" w:line="240" w:lineRule="auto" pt14:Unid="db4624c4493a4cb497471f06a426c5ce"/>
      </w:pPr>
      <w:r pt14:Unid="6c59ecefefcc42df8127dc6b339e7123">
        <w:separator pt14:Unid="8adeefa89137472eba2894fa86fcdc42"/>
      </w:r>
    </w:p>
  </w:endnote>
  <w:endnote w:type="continuationSeparator" w:id="0" pt14:Unid="e8f7c7eceb684d2da5ecb5f1df394c5c">
    <w:p pt14:Unid="1d3ad5c40b924a83ba5a8694e3440043">
      <w:pPr pt14:Unid="b98fe438a8fa4467b1410b2b48c8cf3d">
        <w:spacing w:after="0" w:line="240" w:lineRule="auto" pt14:Unid="2a32e7c2448e43d889e5b868fbec3923"/>
      </w:pPr>
      <w:r pt14:Unid="99f49ebc58314fbc8a7eb09dcd6be7b2">
        <w:continuationSeparator pt14:Unid="347601122745485c8092ea21aee1e8de"/>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footnote w:type="separator" w:id="-1" pt14:Unid="75d4eb1b8fc745d0b226c36393f36091">
    <w:p pt14:Unid="66371bba3de749cfa58d083be35a53d1">
      <w:pPr pt14:Unid="557012587847416f99f88bd4e7bb7fbf">
        <w:spacing w:after="0" w:line="240" w:lineRule="auto" pt14:Unid="4ab9c6065f3f4a5e921b9b50f3c7fa91"/>
      </w:pPr>
      <w:r pt14:Unid="3bb56a10d60149d3a35775f90a32cf58">
        <w:separator pt14:Unid="dfc8480d73634441bc7cde29d8b9a26e"/>
      </w:r>
    </w:p>
  </w:footnote>
  <w:footnote w:type="continuationSeparator" w:id="0" pt14:Unid="f6c0d1382a044bc096ee886dc48251e8">
    <w:p pt14:Unid="dd4409d19c8145f9ba5b35833dc569c6">
      <w:pPr pt14:Unid="69f4276b94c0413986f0b6df45316a2f">
        <w:spacing w:after="0" w:line="240" w:lineRule="auto" pt14:Unid="23dd5eb371bf4d84ac7ac5360aa017ba"/>
      </w:pPr>
      <w:r pt14:Unid="a9a3cdb9cd7e4b0795b2af81105489ed">
        <w:continuationSeparator pt14:Unid="5d51ac8db96f4aca905875982dd5b9b7"/>
      </w:r>
    </w:p>
  </w:footnote>
  <w:footnote w:id="1" pt14:Unid="005f9cc718ac44a19e9c403b56fe38a6">
    <w:p pt14:Unid="c31aa038d2554c178601c39da8896e8e">
      <w:pPr pt14:Unid="5cb25efe429f4890b037d4465f8d164a">
        <w:pStyle w:val="FootnoteText" pt14:Unid="e474d7815ce14b31b13c7c762498d4e3"/>
      </w:pPr>
      <w:r>
        <w:rPr>
          <w:rStyle w:val="FootnoteReference"/>
        </w:rPr>
        <w:footnoteRef/>
      </w:r>
      <w:r>
        <w:t xml:space="preserve"> This is a footnote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3EA"/>
    <w:rsid w:val="00040F6F"/>
    <w:rsid w:val="000A63EA"/>
    <w:rsid w:val="001E4A87"/>
    <w:rsid w:val="005B357A"/>
    <w:rsid w:val="00D8147F"/>
    <w:rsid w:val="00F80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name w:val="footnote text"/>
    <w:basedOn w:val="Normal"/>
    <w:link w:val="FootnoteTextChar"/>
    <w:uiPriority w:val="99"/>
    <w:semiHidden/>
    <w:unhideWhenUsed/>
    <w:rsid w:val="005B357A"/>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5B357A"/>
    <w:rPr>
      <w:sz w:val="20"/>
      <w:szCs w:val="20"/>
    </w:rPr>
  </w:style>
  <w:style w:type="character" w:styleId="FootnoteReference">
    <w:name w:val="footnote reference"/>
    <w:basedOn w:val="DefaultParagraphFont"/>
    <w:uiPriority w:val="99"/>
    <w:semiHidden/>
    <w:unhideWhenUsed/>
    <w:rsid w:val="005B357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4FF4650-2332-4D98-98BA-64A66056A4C4}">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1</ap:TotalTime>
  <ap:Pages>1</ap:Pages>
  <ap:Words>79</ap:Words>
  <ap:Characters>456</ap:Characters>
  <ap:Application>Microsoft Office Word</ap:Application>
  <ap:DocSecurity>0</ap:DocSecurity>
  <ap:Lines>3</ap:Lines>
  <ap:Paragraphs>1</ap:Paragraphs>
  <ap:ScaleCrop>false</ap:ScaleCrop>
  <ap:Company/>
  <ap:LinksUpToDate>false</ap:LinksUpToDate>
  <ap:CharactersWithSpaces>534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2</cp:revision>
  <dcterms:created xsi:type="dcterms:W3CDTF">2016-04-23T04:33:00Z</dcterms:created>
  <dcterms:modified xsi:type="dcterms:W3CDTF">2016-04-23T04:34:00Z</dcterms:modified>
</cp:coreProperties>
</file>