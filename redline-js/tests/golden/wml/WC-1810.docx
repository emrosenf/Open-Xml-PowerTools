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mp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89143e4207ce4df38e43708ec359fb0f">
      <w:pPr/>
      <w:r>
        <w:t>One</w:t>
      </w:r>
    </w:p>
    <w:p pt14:Unid="6b89a15be53a42cd8515223fbe83b217">
      <w:pPr/>
      <w:r>
        <w:t>Two</w:t>
      </w:r>
      <w:ins w:author="Eric White" w:id="0" w:date="2025-12-24T01:47:10.2714320+00:00">
        <w:r>
          <w:t xml:space="preserve"> </w:t>
        </w:r>
      </w:ins>
      <w:ins w:author="Eric White" w:id="1" w:date="2025-12-24T01:47:10.2714320+00:00">
        <w:r>
          <w:drawing pt14:Unid="367b18db1fe44492bfdeda87912d2424" pt14:SHA1Hash="cea40dcf1e1b30070885a3297ba2c5576ab6b9d4" pt14:Status="Inserted">
            <wp:inline distT="0" distB="0" distL="0" distR="0" pt14:Unid="352a022e26194786bb260d43f77277e0">
              <wp:extent cx="304826" cy="316257" pt14:Unid="d51c2e3a03064747ac9ca9d2166a2627"/>
              <wp:effectExtent l="0" t="0" r="0" b="7620" pt14:Unid="5d8f14ac93854fb0ab86d0f1d24914f2"/>
              <wp:docPr id="1" name="Picture 1" pt14:Unid="1477471ba80f4b2dad400691db65b084"/>
              <wp:cNvGraphicFramePr pt14:Unid="3b481615d6064261bbc207e609d31af2">
                <a:graphicFrameLocks xmlns:a="http://schemas.openxmlformats.org/drawingml/2006/main" noChangeAspect="1" pt14:Unid="1dd92ea1c1d0498785bffe782ee356b0"/>
              </wp:cNvGraphicFramePr>
              <a:graphic xmlns:a="http://schemas.openxmlformats.org/drawingml/2006/main" pt14:Unid="3a51140097e4438bbac927ed09d31780">
                <a:graphicData uri="http://schemas.openxmlformats.org/drawingml/2006/picture" pt14:Unid="95ea1c64127e4cb1b5aaea3519af365a">
                  <pic:pic xmlns:pic="http://schemas.openxmlformats.org/drawingml/2006/picture" pt14:Unid="6188a2f62ed247ef9c2d0a23c26598bf">
                    <pic:nvPicPr pt14:Unid="1f6fdcce0c9c4c3d8f95c1158efe4f95">
                      <pic:cNvPr id="1" name="6B05CFE.tmp" pt14:Unid="b74f6d9771c44bc298dbd18946917b8e"/>
                      <pic:cNvPicPr pt14:Unid="8d65f9704e754056aef5aec04ebf7d67"/>
                    </pic:nvPicPr>
                    <pic:blipFill pt14:Unid="6890adc9a08a4eb48c49204408428ece">
                      <a:blip r:embed="R3834bdd3c7dd47b2aacc40be516af626" cstate="print" pt14:Unid="2e91ee7719de43a9b084e2c3b968605e">
                        <a:extLst pt14:Unid="601eddf8c6d14ddf87ff4016b6e0d90d">
                          <a:ext uri="{28A0092B-C50C-407E-A947-70E740481C1C}" pt14:Unid="f147adb1fc7a4628a789b32c8ff12f12">
                            <a14:useLocalDpi xmlns:a14="http://schemas.microsoft.com/office/drawing/2010/main" val="0" pt14:Unid="ec942bb475ff4015aa274cea8fe48992"/>
                          </a:ext>
                        </a:extLst>
                      </a:blip>
                      <a:stretch pt14:Unid="bca3c250989a4cfea733fc42a1207d7d">
                        <a:fillRect pt14:Unid="bedfd96e2cb4498bb6d858ea3ec44478"/>
                      </a:stretch>
                    </pic:blipFill>
                    <pic:spPr pt14:Unid="7ef202676c104260a5f274a5d8082469">
                      <a:xfrm pt14:Unid="408dbb5e4d934db6892eb3f1ea00e71e">
                        <a:off x="0" y="0" pt14:Unid="72952cc5b3384d63830ba2eab6ffa41d"/>
                        <a:ext cx="304826" cy="316257" pt14:Unid="08aaa32cfe674cd093a167ddec8ec4a5"/>
                      </a:xfrm>
                      <a:prstGeom prst="rect" pt14:Unid="486bcfdb75764f5dadc96cca6ad2eb61">
                        <a:avLst pt14:Unid="db18d740c4574260a71d7cddd51315da"/>
                      </a:prstGeom>
                    </pic:spPr>
                  </pic:pic>
                </a:graphicData>
              </a:graphic>
            </wp:inline>
          </w:drawing>
        </w:r>
      </w:ins>
    </w:p>
    <w:p pt14:Unid="8e15074e73b64b689de39b41db5ddbd3">
      <w:pPr/>
      <w:r>
        <w:t>Three</w:t>
      </w:r>
    </w:p>
    <w:p pt14:Unid="ce69ee67007348f788090314f2c9cbcd">
      <w:pPr/>
      <w:r>
        <w:t>Four</w:t>
      </w:r>
    </w:p>
    <w:p pt14:Unid="3f622f94dc5b4146a7b15a0d38bc621d">
      <w:pPr/>
      <w:r>
        <w:t>Five</w:t>
      </w:r>
    </w:p>
    <w:p pt14:Unid="e29852f75f694afdbb36246824bff973">
      <w:pPr/>
      <w:r>
        <w:t>Six</w:t>
      </w:r>
    </w:p>
    <w:sectPr pt14:Unid="02071f5abb5f4000964ca9793999cb7a">
      <w:pgSz w:w="12240" w:h="15840" pt14:Unid="3a1521e9dc254441ab1ca26e8f053f6f"/>
      <w:pgMar w:top="1440" w:right="1440" w:bottom="1440" w:left="1440" w:header="720" w:footer="720" w:gutter="0" pt14:Unid="7bf64a63aa184e8f9b1b7d6d81d68b87"/>
      <w:cols w:space="720" pt14:Unid="80fb1e22a7e64cc3bb3943077c768b2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D5B"/>
    <w:rsid w:val="003C0D5B"/>
    <w:rsid w:val="00881C66"/>
    <w:rsid w:val="00A1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3ec7087d516f4a6d" /><Relationship Type="http://schemas.openxmlformats.org/officeDocument/2006/relationships/endnotes" Target="/word/endnotes.xml" Id="Rb92b60d16f314cda" /><Relationship Type="http://schemas.openxmlformats.org/officeDocument/2006/relationships/image" Target="/word/media/P092d0afb90664e49a2552466fdbdf570.tmp" Id="R3834bdd3c7dd47b2aacc40be516af6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4</ap:Words>
  <ap:Characters>24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2016-05-30T18:38:00Z</dcterms:created>
  <dcterms:modified xsi:type="dcterms:W3CDTF">2016-05-30T18:39:00Z</dcterms:modified>
</cp:coreProperties>
</file>