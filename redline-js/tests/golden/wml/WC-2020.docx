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740300e86104bbcb88e1f6eb97ebd02">
      <w:pPr/>
      <w:r>
        <w:t>One</w:t>
      </w:r>
    </w:p>
    <w:p pt14:Unid="fe53fac426b648d9a444ae0ebcf71513">
      <w:pPr/>
      <w:del w:author="Eric White" w:id="0" w:date="2025-12-24T01:47:11.7328263+00:00">
        <w:r>
          <w:delText>Two</w:delText>
        </w:r>
      </w:del>
      <w:ins w:author="Eric White" w:id="1" w:date="2025-12-24T01:47:11.7328263+00:00">
        <w:r>
          <w:t>Tw</w:t>
        </w:r>
      </w:ins>
      <w:ins w:author="Eric White" w:id="2" w:date="2025-12-24T01:47:11.7328263+00:00">
        <w:r>
          <w:rPr pt14:Unid="2a59e32d5e504a74a23a95627bd32e60">
            <w:rStyle w:val="EndnoteReference" pt14:Unid="b66410f701c240488a7dde6bebc2d5a4"/>
          </w:rPr>
          <w:endnoteReference w:id="1" pt14:Status="Inserted"/>
        </w:r>
      </w:ins>
      <w:ins w:author="Eric White" w:id="3" w:date="2025-12-24T01:47:11.7328263+00:00">
        <w:r>
          <w:t>o1</w:t>
        </w:r>
      </w:ins>
    </w:p>
    <w:p pt14:Unid="64aec77a84cd49ac92babbf85a481f56">
      <w:pPr/>
      <w:r>
        <w:t>Three</w:t>
      </w:r>
    </w:p>
    <w:p pt14:Unid="f1c718d9bbe04bc797c3329dd9c7494b">
      <w:pPr/>
      <w:r>
        <w:t>Four</w:t>
      </w:r>
    </w:p>
    <w:p pt14:Unid="f9dfa357022647398094325b4af30701">
      <w:pPr/>
      <w:r>
        <w:t>Five</w:t>
      </w:r>
    </w:p>
    <w:p pt14:Unid="fc9864ca0e7844c8a07b0db2403e64a0">
      <w:pPr/>
      <w:r>
        <w:t>Six</w:t>
      </w:r>
    </w:p>
    <w:p pt14:Unid="019464f3dbc0465284afa5efa005fe31">
      <w:pPr/>
      <w:r>
        <w:t>Seven</w:t>
      </w:r>
    </w:p>
    <w:p pt14:Unid="b337424c83a648a7b441b1481d5693ad">
      <w:pPr/>
      <w:r>
        <w:t>Eight</w:t>
      </w:r>
    </w:p>
    <w:p pt14:Unid="ce5e92705f974a0e8903154c54efb44f">
      <w:pPr/>
      <w:r>
        <w:t>Nine</w:t>
      </w:r>
    </w:p>
    <w:p pt14:Unid="3ee8c10ac555425e983b1915607c1d7f">
      <w:pPr/>
      <w:r>
        <w:t>Ten</w:t>
      </w:r>
    </w:p>
    <w:sectPr pt14:Unid="58ccc93c2f4144fb893c7114ab16fac7">
      <w:pgSz w:w="12240" w:h="15840" pt14:Unid="53626d8edc1a4b1ab8cd85968961db98"/>
      <w:pgMar w:top="1440" w:right="1440" w:bottom="1440" w:left="1440" w:header="720" w:footer="720" w:gutter="0" pt14:Unid="c524e9b27e704e71ab6ec6acef79b7b1"/>
      <w:cols w:space="720" pt14:Unid="8e91f3703f0e4afb964abd9f309e38b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endnote w:id="1" pt14:Unid="9d2447aa9826412497d73d874522237b">
    <w:p pt14:Unid="752a1ddbff3e41b297dbac16aaa60a38">
      <w:pPr pt14:Unid="5130713b95f648be96848c042a72c26a" pt14:Status="Inserted">
        <w:pStyle w:val="EndnoteText" pt14:Unid="b822b7af04f7474584f4536eb2bfadaf"/>
        <w:rPr>
          <w:ins w:author="Eric White" w:id="4" w:date="2025-12-24T01:47:11.7328263+00:00"/>
        </w:rPr>
      </w:pPr>
      <w:r>
        <w:rPr>
          <w:rStyle w:val="EndnoteReference"/>
        </w:rPr>
        <w:endnoteRef/>
      </w:r>
      <w:ins w:author="Eric White" w:id="5" w:date="2025-12-24T01:47:11.7328263+00:00">
        <w:r>
          <w:t xml:space="preserve"> My Endnote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1E"/>
    <w:rsid w:val="00167162"/>
    <w:rsid w:val="0042681E"/>
    <w:rsid w:val="0053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xmlns:w="http://schemas.openxmlformats.org/wordprocessingml/2006/main"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xmlns:w="http://schemas.openxmlformats.org/wordprocessingml/2006/main"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599a7f07b0814d80" /><Relationship Type="http://schemas.openxmlformats.org/officeDocument/2006/relationships/endnotes" Target="/word/endnotes.xml" Id="Rc6ed755b52b04a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7</ap:Words>
  <ap:Characters>42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2016-06-10T03:40:00Z</dcterms:created>
  <dcterms:modified xsi:type="dcterms:W3CDTF">2016-06-10T03:40:00Z</dcterms:modified>
</cp:coreProperties>
</file>