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c74f1f770c14c81bc5f96ca40573110">
      <w:pPr pt14:Unid="2c8f822c1f0349dfaed1349e26524e4c">
        <w:rPr pt14:Unid="cecdbfae34f14f9084153ffc648d8247">
          <w:lang w:val="en-US" pt14:Unid="2d4e5592dec04bb3952b231ea6ec1c68"/>
        </w:rPr>
      </w:pPr>
      <w:r>
        <w:rPr pt14:Unid="a17fbb0b1372486dac2d81ca0dbb9f00">
          <w:lang w:val="en-US" pt14:Unid="1e21ae9a80c84bb9aed57b1ff78df125"/>
        </w:rPr>
        <w:t xml:space="preserve">Video provides a </w:t>
      </w:r>
      <w:ins w:author="Eric White" w:id="0" w:date="2025-12-24T01:47:11.0511401+00:00">
        <w:r>
          <w:rPr pt14:Unid="a17fbb0b1372486dac2d81ca0dbb9f00">
            <w:lang w:val="en-US" pt14:Unid="1e21ae9a80c84bb9aed57b1ff78df125"/>
          </w:rPr>
          <w:t xml:space="preserve">very </w:t>
        </w:r>
      </w:ins>
      <w:r>
        <w:rPr pt14:Unid="a17fbb0b1372486dac2d81ca0dbb9f00">
          <w:lang w:val="en-US" pt14:Unid="1e21ae9a80c84bb9aed57b1ff78df125"/>
        </w:rPr>
        <w:t>powerful way to help you prove your point.</w:t>
      </w:r>
    </w:p>
    <w:p pt14:Unid="d3ce8f9eccd84468b17a9544e147bcad">
      <w:pPr pt14:Unid="6720929b4f72435f976b40a561861dfe">
        <w:rPr pt14:Unid="1fb6c1e5ab664f7cb849ddb667af1095">
          <w:lang w:val="en-US" pt14:Unid="841e42bbc3f4474e9f74269d34310767"/>
        </w:rPr>
      </w:pPr>
      <w:r>
        <w:rPr pt14:Unid="15075837df734ee28b7e28eb30009eac">
          <w:lang w:eastAsia="fr-FR" pt14:Unid="03dac6e0fa304faaaf3f6502d9d2d48d"/>
        </w:rPr>
        <w:pict pt14:Unid="0d3ed3b656a1428e8b4b759fc8e95357" pt14:SHA1Hash="40ed76869a8b5e0a6f9b0f70a3f5173da2391a5e">
          <v:shapetype id="1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efc743a857fb41319dabd337bf640fba" pt14:CorrelatedSHA1Hash="72a576210fab22c98f2c53bc18110e3e6f2b2bb7" pt14:SHA1Hash="72a576210fab22c98f2c53bc18110e3e6f2b2bb7" pt14:StructureSHA1Hash="6f8ce13ab09ccbe17bada6dd8e9c926c40c26b86">
                    <w:tc pt14:Unid="7b09869ae9fd4ced86e1c4d1ac70e35f" pt14:SHA1Hash="c213ab1a1355bbf32b103cde070b2f9f56173104">
                      <w:tcPr pt14:Unid="60f7af120f0e4e4fa9a254fcb3980890">
                        <w:tcW w:w="2965" w:type="dxa" pt14:Unid="56bfd30f33e249d69e019ecebaba4ef3"/>
                      </w:tcPr>
                      <w:p pt14:Unid="bcf7340b53504bf1881ce8d87462c1a1">
                        <w:r>
                          <w:rPr pt14:Unid="0fe7918287464242aa708b6ccd6ac3bf">
                            <w:lang w:val="en-US" pt14:Unid="c23ab87413f04643a5531eccdf14a9ba"/>
                          </w:rPr>
                          <w:t xml:space="preserve">This is a </w:t>
                        </w:r>
                      </w:p>
                    </w:tc>
                  </w:tr>
                </w:tbl>
              </w:txbxContent>
            </v:textbox>
          </v:shape>
        </w:pict>
      </w:r>
      <w:r>
        <w:rPr pt14:Unid="b7a4e443fd104127a54557d50f2b4779">
          <w:lang w:eastAsia="fr-FR" pt14:Unid="517ab5c185914ede921c2352877728d7"/>
        </w:rPr>
        <w:pict pt14:Unid="0d3ed3b656a1428e8b4b759fc8e95357" pt14:SHA1Hash="40ed76869a8b5e0a6f9b0f70a3f5173da2391a5e">
          <v:shapetype id="2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efc743a857fb41319dabd337bf640fba" pt14:CorrelatedSHA1Hash="72a576210fab22c98f2c53bc18110e3e6f2b2bb7" pt14:SHA1Hash="72a576210fab22c98f2c53bc18110e3e6f2b2bb7" pt14:StructureSHA1Hash="6f8ce13ab09ccbe17bada6dd8e9c926c40c26b86">
                    <w:tc pt14:Unid="7b09869ae9fd4ced86e1c4d1ac70e35f" pt14:SHA1Hash="c213ab1a1355bbf32b103cde070b2f9f56173104">
                      <w:tcPr pt14:Unid="60f7af120f0e4e4fa9a254fcb3980890">
                        <w:tcW w:w="2965" w:type="dxa" pt14:Unid="56bfd30f33e249d69e019ecebaba4ef3"/>
                      </w:tcPr>
                      <w:p pt14:Unid="bcf7340b53504bf1881ce8d87462c1a1">
                        <w:del w:author="Eric White" w:id="1" w:date="2025-12-24T01:47:11.0511401+00:00">
                          <w:r>
                            <w:rPr pt14:Unid="0fe7918287464242aa708b6ccd6ac3bf">
                              <w:lang w:val="en-US" pt14:Unid="c23ab87413f04643a5531eccdf14a9ba"/>
                            </w:rPr>
                            <w:delText>test</w:delText>
                          </w:r>
                        </w:del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7489d2b16e2282c01fbd3bfb15d7eddad8117b0c">
          <v:shapetype id="3" coordsize="21600,21600" o:spt="202" path="m,l,21600r21600,l21600,xe" pt14:Unid="d1a9cd7229b84b869b51ca1eaf704ca2">
            <v:stroke joinstyle="miter" pt14:Unid="787c1509fc8b43a4bbda6d32f7801f6e"/>
            <v:path gradientshapeok="t" o:connecttype="rect" pt14:Unid="971d5b7476614f37b13c95d22da03321"/>
          </v:shapetype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f50a30de24f349878e3d0a9a7bdbfbf2"/>
            <v:textbox style="mso-fit-shape-to-text:t" pt14:Unid="d786e404a86944adabb558f775715e96">
              <w:txbxContent pt14:Unid="33e8f08631b14a1c9f4f875624beefc6" pt14:SHA1Hash="801651b15b60b31bdd38290252c5298fe30e746b">
                <w:tbl pt14:Unid="7fd02ceb716f49d89cc0b057b67cc290" pt14:CorrelatedSHA1Hash="7788d92384bb111925d86b742fc42a77b4bafead" pt14:SHA1Hash="7788d92384bb111925d86b742fc42a77b4bafead" pt14:StructureSHA1Hash="37cea821b73efcf187d30a5f0bf17fd4386a8759">
                  <w:tblPr pt14:Unid="184edc36e7074f8ebfc10566b41537b5">
                    <w:tblStyle w:val="TableGrid" pt14:Unid="510a0fe00034493ebb3f5a46be4b2bf5"/>
                    <w:tblW w:w="0" w:type="auto" pt14:Unid="1423722c69664db4b263edb46c95a5a3"/>
                    <w:tblLook w:val="04A0" w:firstRow="1" w:lastRow="0" w:firstColumn="1" w:lastColumn="0" w:noHBand="0" w:noVBand="1" pt14:Unid="9148e7cf2d0e4d329d1ab0a28abfe92f"/>
                  </w:tblPr>
                  <w:tblGrid pt14:Unid="299867fc44cd4327bc59dee2adb47e70">
                    <w:gridCol w:w="2958" pt14:Unid="69e7a2cc1ff84befa51bdb4932376d74"/>
                    <w:gridCol w:w="2958" pt14:Unid="3f6e720be91c4906b1473bc741e26009"/>
                  </w:tblGrid>
                  <w:tr pt14:Unid="efc743a857fb41319dabd337bf640fba" pt14:CorrelatedSHA1Hash="b4e83e4789656c41b01ae1eec8658845c78c3312" pt14:SHA1Hash="b4e83e4789656c41b01ae1eec8658845c78c3312" pt14:StructureSHA1Hash="6f8ce13ab09ccbe17bada6dd8e9c926c40c26b86">
                    <w:tc pt14:Unid="7b09869ae9fd4ced86e1c4d1ac70e35f" pt14:SHA1Hash="aadc2dce240d678e45f9bc1defce1e22712afddb">
                      <w:tcPr pt14:Unid="b65b8afe5f7e43ce8b4306cebe42ca81">
                        <w:tcW w:w="2965" w:type="dxa" pt14:Unid="8e753cd20bf74a6d8f6cd00887d6a381"/>
                      </w:tcPr>
                      <w:p pt14:Unid="bcf7340b53504bf1881ce8d87462c1a1">
                        <w:ins w:author="Eric White" w:id="2" w:date="2025-12-24T01:47:11.0511401+00:00">
                          <w:r>
                            <w:rPr pt14:Unid="94c300bcde6a4923b600ae13236acc27">
                              <w:lang w:val="en-US" pt14:Unid="141dda1eee684c1fbd50c8f9b9b7b4d9"/>
                            </w:rPr>
                            <w:t>test!</w:t>
                          </w:r>
                        </w:ins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40ed76869a8b5e0a6f9b0f70a3f5173da2391a5e">
          <v:shapetype id="4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4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efc743a857fb41319dabd337bf640fba" pt14:CorrelatedSHA1Hash="72a576210fab22c98f2c53bc18110e3e6f2b2bb7" pt14:SHA1Hash="72a576210fab22c98f2c53bc18110e3e6f2b2bb7" pt14:StructureSHA1Hash="6f8ce13ab09ccbe17bada6dd8e9c926c40c26b86">
                    <w:tc pt14:Unid="7b09869ae9fd4ced86e1c4d1ac70e35f" pt14:SHA1Hash="c213ab1a1355bbf32b103cde070b2f9f56173104">
                      <w:tcPr pt14:Unid="60f7af120f0e4e4fa9a254fcb3980890">
                        <w:tcW w:w="2965" w:type="dxa" pt14:Unid="56bfd30f33e249d69e019ecebaba4ef3"/>
                      </w:tcPr>
                      <w:p pt14:Unid="bcf7340b53504bf1881ce8d87462c1a1">
                        <w:pPr pt14:Unid="9c96275f8f3f49da81284ccf69949e95">
                          <w:rPr pt14:Unid="470aa2f075c84719b9a8a44475219872">
                            <w:lang w:val="en-US" pt14:Unid="2768210d793f43fa93839eb8c48ee000"/>
                          </w:rPr>
                        </w:pPr>
                      </w:p>
                    </w:tc>
                    <w:tc pt14:Unid="23f892f236a24be1a5396d8867169fce" pt14:SHA1Hash="c43dcc18a081af8f4177bc771e9bcdcebc29d1a4">
                      <w:tcPr pt14:Unid="a9a458cf4c974a28aee6b2acf59c43b5">
                        <w:tcW w:w="2966" w:type="dxa" pt14:Unid="641fc6f764314f8d9a04eb3b8bcea4d3"/>
                      </w:tcPr>
                      <w:p pt14:Unid="b3c5f95b5cc24d4ca97ea083bea2a310">
                        <w:pPr pt14:Unid="e6cf3c38abbe45458a0b18fc8bebdaae">
                          <w:rPr pt14:Unid="87de09718aaa4a4093315c176abd76d9">
                            <w:lang w:val="en-US" pt14:Unid="7aaf9a28070e4afda1f46f4994fc6de0"/>
                          </w:rPr>
                        </w:pPr>
                        <w:r>
                          <w:rPr pt14:Unid="cc5eb32b2bcf4afaa0e93ebb90e038b7">
                            <w:lang w:val="en-US" pt14:Unid="adfff86bf93745a5ae7ee390d7e47670"/>
                          </w:rPr>
                          <w:t>This is another test.</w:t>
                        </w:r>
                      </w:p>
                    </w:tc>
                  </w:tr>
                  <w:tr pt14:Unid="c5f8f9f100ea4f9db255d6252b1215c6" pt14:CorrelatedSHA1Hash="dff20a8d9c7e6b722047469f41f594e6b662b324" pt14:SHA1Hash="dff20a8d9c7e6b722047469f41f594e6b662b324" pt14:StructureSHA1Hash="6f8ce13ab09ccbe17bada6dd8e9c926c40c26b86">
                    <w:tc pt14:Unid="306032e8e6584d2c94e21e477c034bf0" pt14:SHA1Hash="6545498cebb87979e825d89804967cc607a3c943">
                      <w:tcPr pt14:Unid="9a3294b495eb47849d634490799ac810">
                        <w:tcW w:w="2965" w:type="dxa" pt14:Unid="b882f4c058e1498abf63f9cc64f76d98"/>
                      </w:tcPr>
                      <w:p pt14:Unid="d82665e03d67436caeed2ab12d4fafb5">
                        <w:pPr pt14:Unid="a299eb35bc1a438390e83a3a0780b972">
                          <w:rPr pt14:Unid="eb47ca1a9aa644bf921808a29b8e07c6">
                            <w:lang w:val="en-US" pt14:Unid="fa51cf9834da4af1ad54a1789c21c1fa"/>
                          </w:rPr>
                        </w:pPr>
                        <w:r>
                          <w:rPr pt14:Unid="2447b6568d204585a950d957eacd41c5">
                            <w:lang w:val="en-US" pt14:Unid="d1e68db9ac554f8f9fb58a55d52f6bb2"/>
                          </w:rPr>
                          <w:t>Video provides a powerful way to help you prove your point.</w:t>
                        </w:r>
                      </w:p>
                    </w:tc>
                    <w:tc pt14:Unid="b71586cd6d0a4bada93c565661793d19" pt14:SHA1Hash="9cf7bdcbc654d14ee2fe9eeeb86fd389e42f2c2e">
                      <w:tcPr pt14:Unid="c73636fd7fe5444eb656be1478a43b0a">
                        <w:tcW w:w="2966" w:type="dxa" pt14:Unid="40635bc8fbc945658488a8037c6b846f"/>
                      </w:tcPr>
                      <w:p pt14:Unid="395c8a9951924fac83f9e97d3bc1f83d">
                        <w:pPr pt14:Unid="5127ba303de54f6eb954c7efb9aca9a6">
                          <w:rPr pt14:Unid="90dc19208fda4220a5c4ac3091d93fed">
                            <w:lang w:val="en-US" pt14:Unid="045be5c80d34481280a4bd2bb0983a04"/>
                          </w:rPr>
                        </w:pPr>
                        <w:r>
                          <w:rPr pt14:Unid="37b7b71ebce34a7493ac589f3f810864">
                            <w:lang w:val="en-US" pt14:Unid="5ba8087b42854d4692d867cd871ea319"/>
                          </w:rPr>
                          <w:t>You can also type a keyword.</w:t>
                        </w:r>
                      </w:p>
                    </w:tc>
                  </w:tr>
                  <w:tr pt14:Unid="41e11215064247f3863e8c30368a62a0" pt14:CorrelatedSHA1Hash="f9b6c30bee50b5e4ef4350f22bb25335d33d7079" pt14:SHA1Hash="f9b6c30bee50b5e4ef4350f22bb25335d33d7079" pt14:StructureSHA1Hash="6f8ce13ab09ccbe17bada6dd8e9c926c40c26b86">
                    <w:tc pt14:Unid="0640fa68d86345f89449a705e6f7e76d" pt14:SHA1Hash="fbadbfb015f832e594725cce5d78dcd8d6955f55">
                      <w:tcPr pt14:Unid="8a418ccdc27642f1b184fab2b4786fc2">
                        <w:tcW w:w="2965" w:type="dxa" pt14:Unid="31af9c39dcb040388c8586bfaf7a56fc"/>
                      </w:tcPr>
                      <w:p pt14:Unid="3b909c7f53724eb992954b5ecb3d2ffa">
                        <w:pPr pt14:Unid="28c37ec13ff24cbcb2c8b7923ff0748f">
                          <w:rPr pt14:Unid="16b8df65feb847e2b5c22dd6bf68b467">
                            <w:lang w:val="en-US" pt14:Unid="8209d5fbd1ac49618100d56e83e26dc8"/>
                          </w:rPr>
                        </w:pPr>
                        <w:r>
                          <w:rPr pt14:Unid="df161f69cda94fa1aaa3a8db7551c7b2">
                            <w:lang w:val="en-US" pt14:Unid="147cb1d3afcc4e49815df33dba0b6406"/>
                          </w:rPr>
                          <w:t>make your document look professionally produced</w:t>
                        </w:r>
                      </w:p>
                    </w:tc>
                  </w:tr>
                </w:tbl>
              </w:txbxContent>
            </v:textbox>
          </v:shape>
        </w:pict>
      </w:r>
      <w:r>
        <w:rPr pt14:Unid="b7a4e443fd104127a54557d50f2b4779">
          <w:lang w:eastAsia="fr-FR" pt14:Unid="517ab5c185914ede921c2352877728d7"/>
        </w:rPr>
        <w:pict pt14:Unid="0d3ed3b656a1428e8b4b759fc8e95357" pt14:SHA1Hash="40ed76869a8b5e0a6f9b0f70a3f5173da2391a5e">
          <v:shapetype id="5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5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41e11215064247f3863e8c30368a62a0" pt14:CorrelatedSHA1Hash="f9b6c30bee50b5e4ef4350f22bb25335d33d7079" pt14:SHA1Hash="f9b6c30bee50b5e4ef4350f22bb25335d33d7079" pt14:StructureSHA1Hash="6f8ce13ab09ccbe17bada6dd8e9c926c40c26b86">
                    <w:tc pt14:Unid="9a5cecc48ae64c728252fdc6329254ed" pt14:SHA1Hash="9d753d81218339658b42a853e9814f43d4bfc2af">
                      <w:tcPr pt14:Unid="a8ec9519e3cf46f7a9a1c67e2145dbbc">
                        <w:tcW w:w="2966" w:type="dxa" pt14:Unid="7692ff437cea4e4bada4e86edd8ff725"/>
                      </w:tcPr>
                      <w:p pt14:Unid="951c9060f28640b3bec2e2491d6f5312">
                        <w:del w:author="Eric White" w:id="3" w:date="2025-12-24T01:47:11.0511401+00:00">
                          <w:r>
                            <w:rPr pt14:Unid="032b829839c94441b324d4a7c24551d9">
                              <w:lang w:val="en-US" pt14:Unid="bdbb36883dae4e6eb397465a369cc17c"/>
                            </w:rPr>
                            <w:delText>designs</w:delText>
                          </w:r>
                        </w:del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7489d2b16e2282c01fbd3bfb15d7eddad8117b0c">
          <v:shapetype id="6" coordsize="21600,21600" o:spt="202" path="m,l,21600r21600,l21600,xe" pt14:Unid="d1a9cd7229b84b869b51ca1eaf704ca2">
            <v:stroke joinstyle="miter" pt14:Unid="787c1509fc8b43a4bbda6d32f7801f6e"/>
            <v:path gradientshapeok="t" o:connecttype="rect" pt14:Unid="971d5b7476614f37b13c95d22da03321"/>
          </v:shapetype>
          <v:shape id="6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f50a30de24f349878e3d0a9a7bdbfbf2"/>
            <v:textbox style="mso-fit-shape-to-text:t" pt14:Unid="d786e404a86944adabb558f775715e96">
              <w:txbxContent pt14:Unid="33e8f08631b14a1c9f4f875624beefc6" pt14:SHA1Hash="801651b15b60b31bdd38290252c5298fe30e746b">
                <w:tbl pt14:Unid="7fd02ceb716f49d89cc0b057b67cc290" pt14:CorrelatedSHA1Hash="7788d92384bb111925d86b742fc42a77b4bafead" pt14:SHA1Hash="7788d92384bb111925d86b742fc42a77b4bafead" pt14:StructureSHA1Hash="37cea821b73efcf187d30a5f0bf17fd4386a8759">
                  <w:tblPr pt14:Unid="184edc36e7074f8ebfc10566b41537b5">
                    <w:tblStyle w:val="TableGrid" pt14:Unid="510a0fe00034493ebb3f5a46be4b2bf5"/>
                    <w:tblW w:w="0" w:type="auto" pt14:Unid="1423722c69664db4b263edb46c95a5a3"/>
                    <w:tblLook w:val="04A0" w:firstRow="1" w:lastRow="0" w:firstColumn="1" w:lastColumn="0" w:noHBand="0" w:noVBand="1" pt14:Unid="9148e7cf2d0e4d329d1ab0a28abfe92f"/>
                  </w:tblPr>
                  <w:tblGrid pt14:Unid="299867fc44cd4327bc59dee2adb47e70">
                    <w:gridCol w:w="2958" pt14:Unid="69e7a2cc1ff84befa51bdb4932376d74"/>
                    <w:gridCol w:w="2958" pt14:Unid="3f6e720be91c4906b1473bc741e26009"/>
                  </w:tblGrid>
                  <w:tr pt14:Unid="41e11215064247f3863e8c30368a62a0" pt14:CorrelatedSHA1Hash="34afc6e87f49042af71944ac405539ced3cfce34" pt14:SHA1Hash="34afc6e87f49042af71944ac405539ced3cfce34" pt14:StructureSHA1Hash="6f8ce13ab09ccbe17bada6dd8e9c926c40c26b86">
                    <w:tc pt14:Unid="9a5cecc48ae64c728252fdc6329254ed" pt14:SHA1Hash="60db4ac3eec4f02e5a9a125b98747edc38c56b58">
                      <w:tcPr pt14:Unid="0aed264823824e248f128d2da51d4651">
                        <w:tcW w:w="2966" w:type="dxa" pt14:Unid="2d8613bf73ee404082c7790b14f8f514"/>
                      </w:tcPr>
                      <w:p pt14:Unid="951c9060f28640b3bec2e2491d6f5312">
                        <w:ins w:author="Eric White" w:id="4" w:date="2025-12-24T01:47:11.0511401+00:00">
                          <w:r>
                            <w:rPr pt14:Unid="770f7c893b864375955c668e5eebdd4d">
                              <w:lang w:val="en-US" pt14:Unid="30421428fb904bd8ac3aaa2f7b7e4984"/>
                            </w:rPr>
                            <w:t>Designs</w:t>
                          </w:r>
                        </w:ins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40ed76869a8b5e0a6f9b0f70a3f5173da2391a5e">
          <v:shapetype id="7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7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41e11215064247f3863e8c30368a62a0" pt14:CorrelatedSHA1Hash="f9b6c30bee50b5e4ef4350f22bb25335d33d7079" pt14:SHA1Hash="f9b6c30bee50b5e4ef4350f22bb25335d33d7079" pt14:StructureSHA1Hash="6f8ce13ab09ccbe17bada6dd8e9c926c40c26b86">
                    <w:tc pt14:Unid="9a5cecc48ae64c728252fdc6329254ed" pt14:SHA1Hash="9d753d81218339658b42a853e9814f43d4bfc2af">
                      <w:tcPr pt14:Unid="a8ec9519e3cf46f7a9a1c67e2145dbbc">
                        <w:tcW w:w="2966" w:type="dxa" pt14:Unid="7692ff437cea4e4bada4e86edd8ff725"/>
                      </w:tcPr>
                      <w:p pt14:Unid="951c9060f28640b3bec2e2491d6f5312">
                        <w:r>
                          <w:rPr pt14:Unid="032b829839c94441b324d4a7c24551d9">
                            <w:lang w:val="en-US" pt14:Unid="bdbb36883dae4e6eb397465a369cc17c"/>
                          </w:rPr>
                          <w:t xml:space="preserve"> that </w:t>
                        </w:r>
                      </w:p>
                    </w:tc>
                  </w:tr>
                </w:tbl>
              </w:txbxContent>
            </v:textbox>
          </v:shape>
        </w:pict>
      </w:r>
      <w:r>
        <w:rPr pt14:Unid="b7a4e443fd104127a54557d50f2b4779">
          <w:lang w:eastAsia="fr-FR" pt14:Unid="517ab5c185914ede921c2352877728d7"/>
        </w:rPr>
        <w:pict pt14:Unid="0d3ed3b656a1428e8b4b759fc8e95357" pt14:SHA1Hash="40ed76869a8b5e0a6f9b0f70a3f5173da2391a5e">
          <v:shapetype id="8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8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41e11215064247f3863e8c30368a62a0" pt14:CorrelatedSHA1Hash="f9b6c30bee50b5e4ef4350f22bb25335d33d7079" pt14:SHA1Hash="f9b6c30bee50b5e4ef4350f22bb25335d33d7079" pt14:StructureSHA1Hash="6f8ce13ab09ccbe17bada6dd8e9c926c40c26b86">
                    <w:tc pt14:Unid="9a5cecc48ae64c728252fdc6329254ed" pt14:SHA1Hash="9d753d81218339658b42a853e9814f43d4bfc2af">
                      <w:tcPr pt14:Unid="a8ec9519e3cf46f7a9a1c67e2145dbbc">
                        <w:tcW w:w="2966" w:type="dxa" pt14:Unid="7692ff437cea4e4bada4e86edd8ff725"/>
                      </w:tcPr>
                      <w:p pt14:Unid="951c9060f28640b3bec2e2491d6f5312">
                        <w:del w:author="Eric White" w:id="5" w:date="2025-12-24T01:47:11.0511401+00:00">
                          <w:r>
                            <w:rPr pt14:Unid="032b829839c94441b324d4a7c24551d9">
                              <w:lang w:val="en-US" pt14:Unid="bdbb36883dae4e6eb397465a369cc17c"/>
                            </w:rPr>
                            <w:delText>compleme</w:delText>
                          </w:r>
                        </w:del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7489d2b16e2282c01fbd3bfb15d7eddad8117b0c">
          <v:shapetype id="9" coordsize="21600,21600" o:spt="202" path="m,l,21600r21600,l21600,xe" pt14:Unid="d1a9cd7229b84b869b51ca1eaf704ca2">
            <v:stroke joinstyle="miter" pt14:Unid="787c1509fc8b43a4bbda6d32f7801f6e"/>
            <v:path gradientshapeok="t" o:connecttype="rect" pt14:Unid="971d5b7476614f37b13c95d22da03321"/>
          </v:shapetype>
          <v:shape id="9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f50a30de24f349878e3d0a9a7bdbfbf2"/>
            <v:textbox style="mso-fit-shape-to-text:t" pt14:Unid="d786e404a86944adabb558f775715e96">
              <w:txbxContent pt14:Unid="33e8f08631b14a1c9f4f875624beefc6" pt14:SHA1Hash="801651b15b60b31bdd38290252c5298fe30e746b">
                <w:tbl pt14:Unid="7fd02ceb716f49d89cc0b057b67cc290" pt14:CorrelatedSHA1Hash="7788d92384bb111925d86b742fc42a77b4bafead" pt14:SHA1Hash="7788d92384bb111925d86b742fc42a77b4bafead" pt14:StructureSHA1Hash="37cea821b73efcf187d30a5f0bf17fd4386a8759">
                  <w:tblPr pt14:Unid="184edc36e7074f8ebfc10566b41537b5">
                    <w:tblStyle w:val="TableGrid" pt14:Unid="510a0fe00034493ebb3f5a46be4b2bf5"/>
                    <w:tblW w:w="0" w:type="auto" pt14:Unid="1423722c69664db4b263edb46c95a5a3"/>
                    <w:tblLook w:val="04A0" w:firstRow="1" w:lastRow="0" w:firstColumn="1" w:lastColumn="0" w:noHBand="0" w:noVBand="1" pt14:Unid="9148e7cf2d0e4d329d1ab0a28abfe92f"/>
                  </w:tblPr>
                  <w:tblGrid pt14:Unid="299867fc44cd4327bc59dee2adb47e70">
                    <w:gridCol w:w="2958" pt14:Unid="69e7a2cc1ff84befa51bdb4932376d74"/>
                    <w:gridCol w:w="2958" pt14:Unid="3f6e720be91c4906b1473bc741e26009"/>
                  </w:tblGrid>
                  <w:tr pt14:Unid="41e11215064247f3863e8c30368a62a0" pt14:CorrelatedSHA1Hash="34afc6e87f49042af71944ac405539ced3cfce34" pt14:SHA1Hash="34afc6e87f49042af71944ac405539ced3cfce34" pt14:StructureSHA1Hash="6f8ce13ab09ccbe17bada6dd8e9c926c40c26b86">
                    <w:tc pt14:Unid="9a5cecc48ae64c728252fdc6329254ed" pt14:SHA1Hash="60db4ac3eec4f02e5a9a125b98747edc38c56b58">
                      <w:tcPr pt14:Unid="0aed264823824e248f128d2da51d4651">
                        <w:tcW w:w="2966" w:type="dxa" pt14:Unid="2d8613bf73ee404082c7790b14f8f514"/>
                      </w:tcPr>
                      <w:p pt14:Unid="951c9060f28640b3bec2e2491d6f5312">
                        <w:ins w:author="Eric White" w:id="6" w:date="2025-12-24T01:47:11.0511401+00:00">
                          <w:r>
                            <w:rPr pt14:Unid="770f7c893b864375955c668e5eebdd4d">
                              <w:lang w:val="en-US" pt14:Unid="30421428fb904bd8ac3aaa2f7b7e4984"/>
                            </w:rPr>
                            <w:t>complement.</w:t>
                          </w:r>
                        </w:ins>
                      </w:p>
                    </w:tc>
                  </w:tr>
                </w:tbl>
              </w:txbxContent>
            </v:textbox>
          </v:shape>
        </w:pict>
      </w:r>
      <w:r>
        <w:rPr pt14:Unid="15075837df734ee28b7e28eb30009eac">
          <w:lang w:eastAsia="fr-FR" pt14:Unid="03dac6e0fa304faaaf3f6502d9d2d48d"/>
        </w:rPr>
        <w:pict pt14:Unid="0d3ed3b656a1428e8b4b759fc8e95357" pt14:SHA1Hash="40ed76869a8b5e0a6f9b0f70a3f5173da2391a5e">
          <v:shapetype id="10" coordsize="21600,21600" o:spt="202" path="m,l,21600r21600,l21600,xe" pt14:Unid="f744a6b16b7d403f9565be0ec0136659">
            <v:stroke joinstyle="miter" pt14:Unid="a66c3a543a5f44d29a283012fe1bfd28"/>
            <v:path gradientshapeok="t" o:connecttype="rect" pt14:Unid="5d1725d0ac874bbab44b1f0795f92a56"/>
          </v:shapetype>
          <v:shape id="10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2cbfdec5115640c685fe105ea585e903">
            <w10:wrap type="square" pt14:Unid="6b148888012341108fea0f45c38ff101"/>
            <v:textbox style="mso-fit-shape-to-text:t" pt14:Unid="d786e404a86944adabb558f775715e96">
              <w:txbxContent pt14:Unid="33e8f08631b14a1c9f4f875624beefc6" pt14:SHA1Hash="c5d6420871e9114483eef34bfc2078f01f8dc101">
                <w:tbl pt14:Unid="7fd02ceb716f49d89cc0b057b67cc290" pt14:CorrelatedSHA1Hash="872b34e70a315181b1a84ae61dfb0aab1a418c4f" pt14:SHA1Hash="872b34e70a315181b1a84ae61dfb0aab1a418c4f" pt14:StructureSHA1Hash="37cea821b73efcf187d30a5f0bf17fd4386a8759">
                  <w:tblPr pt14:Unid="2c4267651d5f4228bdb61688fa2a004a">
                    <w:tblStyle w:val="TableGrid" pt14:Unid="fb7705e0dae24eaea74aa3014b02c33f"/>
                    <w:tblW w:w="0" w:type="auto" pt14:Unid="dd8d7e877ed94cc2b7f6378805de13da"/>
                    <w:tblLook w:val="04A0" w:firstRow="1" w:lastRow="0" w:firstColumn="1" w:lastColumn="0" w:noHBand="0" w:noVBand="1" pt14:Unid="37c0d39eec064cd1a180462095729034"/>
                  </w:tblPr>
                  <w:tblGrid pt14:Unid="2ebba15ebf6a47d3a5c03aa0cdf25da6">
                    <w:gridCol w:w="2958" pt14:Unid="20aa665717a9495e8e13eeafe028d3fb"/>
                    <w:gridCol w:w="2958" pt14:Unid="8c2e283a16fd49e28823f669f893090a"/>
                  </w:tblGrid>
                  <w:tr pt14:Unid="41e11215064247f3863e8c30368a62a0" pt14:CorrelatedSHA1Hash="f9b6c30bee50b5e4ef4350f22bb25335d33d7079" pt14:SHA1Hash="f9b6c30bee50b5e4ef4350f22bb25335d33d7079" pt14:StructureSHA1Hash="6f8ce13ab09ccbe17bada6dd8e9c926c40c26b86">
                    <w:tc pt14:Unid="9a5cecc48ae64c728252fdc6329254ed" pt14:SHA1Hash="9d753d81218339658b42a853e9814f43d4bfc2af">
                      <w:tcPr pt14:Unid="a8ec9519e3cf46f7a9a1c67e2145dbbc">
                        <w:tcW w:w="2966" w:type="dxa" pt14:Unid="7692ff437cea4e4bada4e86edd8ff725"/>
                      </w:tcPr>
                      <w:p pt14:Unid="951c9060f28640b3bec2e2491d6f5312">
                        <w:pPr pt14:Unid="2d69f544d5124b5a8db38a2788afcd58">
                          <w:rPr pt14:Unid="a351f28df9e84ec1af35b023d21db14b">
                            <w:lang w:val="en-US" pt14:Unid="a77084e9572b445d8275c974eea5c124"/>
                          </w:rPr>
                        </w:pPr>
                      </w:p>
                    </w:tc>
                  </w:tr>
                  <w:tr pt14:Unid="38f70c9056354914a79f9b6eb4a3b032" pt14:CorrelatedSHA1Hash="478deba62476d3d5b804398faf08a1a7567455bc" pt14:SHA1Hash="478deba62476d3d5b804398faf08a1a7567455bc" pt14:StructureSHA1Hash="6f8ce13ab09ccbe17bada6dd8e9c926c40c26b86">
                    <w:tc pt14:Unid="f84687908f8c43a282d197bca16b90a8" pt14:SHA1Hash="c8f930925ed081f3dbc39175319dc767bc4b2ddb">
                      <w:tcPr pt14:Unid="df8a3a7cb7154bc587f4dae3ece165fb">
                        <w:tcW w:w="2965" w:type="dxa" pt14:Unid="d936302ebfdd4e4ebd34c7a3e8f0cb80"/>
                      </w:tcPr>
                      <w:p pt14:Unid="f793003cf8744ccfb0afed3ca4cca271">
                        <w:pPr pt14:Unid="fa5f58b08892466fbcde5705d833f4e6">
                          <w:rPr pt14:Unid="0ed01b24083e4082a7c14824f6e933fa">
                            <w:lang w:val="en-US" pt14:Unid="930bb4eb206348158d643be2713490a8"/>
                          </w:rPr>
                        </w:pPr>
                        <w:r>
                          <w:rPr pt14:Unid="ccc05db0c970455c8b4375a0d8fb7b69">
                            <w:lang w:val="en-US" pt14:Unid="a6683705e2ea4f7a848b318045309c2b"/>
                          </w:rPr>
                          <w:t>for the video that best fits</w:t>
                        </w:r>
                      </w:p>
                    </w:tc>
                    <w:tc pt14:Unid="89e114a00c774f04bf34503bbfe11227" pt14:SHA1Hash="084021ebd1b2424f0999eae7c4ccbfae015d3028">
                      <w:tcPr pt14:Unid="292dc01901c3405aa60ae442db356c7a">
                        <w:tcW w:w="2966" w:type="dxa" pt14:Unid="d993a2698f2e4e3bbb60dacae6ad07ca"/>
                      </w:tcPr>
                      <w:p pt14:Unid="53928f3f29bc42d88704af3773e7c32b">
                        <w:pPr pt14:Unid="526cbdabbd5143a7ace296b0d6285130">
                          <w:rPr pt14:Unid="1552429cefca4c10ac4d17d7055be179">
                            <w:lang w:val="en-US" pt14:Unid="5a65610b246745cb9158eb46e5f5cbe3"/>
                          </w:rPr>
                        </w:pPr>
                        <w:r>
                          <w:rPr pt14:Unid="d486a7ce26d548b389f8ccadf7532dc4">
                            <w:lang w:val="en-US" pt14:Unid="173a7462c9304b00ac73e7c69589285a"/>
                          </w:rPr>
                          <w:t>footer, cover page</w:t>
                        </w:r>
                      </w:p>
                    </w:tc>
                  </w:tr>
                  <w:tr pt14:Unid="1fa018a25c5f4ebaa2b202df75cb6973" pt14:CorrelatedSHA1Hash="dc2e0b808f934f7cc20cf740095b38eea42c527b" pt14:SHA1Hash="dc2e0b808f934f7cc20cf740095b38eea42c527b" pt14:StructureSHA1Hash="9511d381940abe158e669b86b9abe3f44909ff02">
                    <w:tc pt14:Unid="367f2f3d66b54f798187888caf74aab3" pt14:SHA1Hash="57efa2d37ba3fc3fa79b0988def848fef6d570ce">
                      <w:tcPr pt14:Unid="15391a1f98ea47b99234d8ef9d4b124e">
                        <w:tcW w:w="2965" w:type="dxa" pt14:Unid="04b113e70f134eea8b99dbdf8f0fa2dc"/>
                      </w:tcPr>
                      <w:p pt14:Unid="98b26052e2854a33a75109067c05c254">
                        <w:pPr pt14:Unid="6d50874823184df39b3b9a122f094489">
                          <w:rPr pt14:Unid="8e28fead2edb43c59ff7369ecaaeddb5">
                            <w:lang w:val="en-US" pt14:Unid="8a3a22425360416b9ccb9503820e52c7"/>
                          </w:rPr>
                        </w:pPr>
                        <w:r>
                          <w:rPr pt14:Unid="f441c8be2f4d473690ed4ea05af7b6c8">
                            <w:lang w:val="en-US" pt14:Unid="63eb60e9db854ee986345e8af1ae2a2b"/>
                          </w:rPr>
                          <w:t>complement each othe</w:t>
                        </w:r>
                      </w:p>
                    </w:tc>
                    <w:tc pt14:Unid="2ac8e27a39914673b91cb615ec78805f" pt14:SHA1Hash="b90b8e947d8c3b09e63df8bfa3bb13cebd6bd22d">
                      <w:tcPr pt14:Unid="4fdc2d24ad4e4d8c9be26ac4ef742744">
                        <w:tcW w:w="2966" w:type="dxa" pt14:Unid="f8d54cc64edb47fdb9aae2dbd38649c1"/>
                      </w:tcPr>
                      <w:p pt14:Unid="2775f6b5483e4bb79f972d158d86f24a">
                        <w:pPr pt14:Unid="55698d9008474509a84bc40aeea50d7a">
                          <w:rPr pt14:Unid="c92b15d4e8684884bddf17f28a59d8fc">
                            <w:lang w:val="en-US" pt14:Unid="255e18ac89d14adb8e21456dba78233b"/>
                          </w:rPr>
                        </w:pPr>
                      </w:p>
                    </w:tc>
                  </w:tr>
                </w:tbl>
                <w:p pt14:Unid="489c590728b747c49dab124b34724b8a">
                  <w:pPr pt14:Unid="37bc2ee8c2444c0a8287a75212fe3706">
                    <w:rPr pt14:Unid="d2ab47fee3db47d18f810917749f4602">
                      <w:lang w:val="en-US" pt14:Unid="c83735ce720f4c54a3e71582c31a03e2"/>
                    </w:rPr>
                  </w:pPr>
                </w:p>
              </w:txbxContent>
            </v:textbox>
          </v:shape>
        </w:pict>
      </w:r>
      <w:r>
        <w:rPr pt14:Unid="f4eee44b71d74cd484ae76ecdad46676">
          <w:lang w:val="en-US" pt14:Unid="f00cf91c088e45799a4d07bd6ffd4809"/>
        </w:rPr>
        <w:t>When you click Online Video, you can paste in the embed code for the video you want to add.</w:t>
      </w:r>
    </w:p>
    <w:p pt14:Unid="0fd1555eceff4bb28e85250b07f65ead">
      <w:pPr pt14:Unid="6acbdd1e4934402a9fbf1be6330822e8">
        <w:rPr pt14:Unid="560c47f9b57843f8b347c715f053fea9">
          <w:lang w:val="en-US" pt14:Unid="6a69af73f46e44398a0319df1ee89889"/>
        </w:rPr>
      </w:pPr>
      <w:r>
        <w:rPr pt14:Unid="53c7a2c5839f480ea49a3900b902aef4">
          <w:lang w:val="en-US" pt14:Unid="942b9346d0ae4261864306b3b4e9705f"/>
        </w:rPr>
        <w:t>You can also type a keyword to search online for the video that best fits your document.</w:t>
      </w:r>
    </w:p>
    <w:p pt14:Unid="31885d4b64dc448c8524847e34c40f73">
      <w:pPr pt14:Unid="6f5cea55cdff406ebbeb8844beabdf01">
        <w:rPr pt14:Unid="68c640f30118494da6ff085934e16328">
          <w:lang w:val="en-US" pt14:Unid="ca31765793da4b93b2c050f85e68c954"/>
        </w:rPr>
      </w:pPr>
      <w:r>
        <w:rPr pt14:Unid="6b5ed8e8a05c43c19a22d6dd02ecf348">
          <w:lang w:val="en-US" pt14:Unid="c1d41d7d031b4824b4bb41ff136f8c37"/>
        </w:rPr>
        <w:t xml:space="preserve">To make your document look </w:t>
      </w:r>
      <w:ins w:author="Eric White" w:id="7" w:date="2025-12-24T01:47:11.0511401+00:00">
        <w:r>
          <w:rPr pt14:Unid="6b5ed8e8a05c43c19a22d6dd02ecf348">
            <w:lang w:val="en-US" pt14:Unid="c1d41d7d031b4824b4bb41ff136f8c37"/>
          </w:rPr>
          <w:t xml:space="preserve">very </w:t>
        </w:r>
      </w:ins>
      <w:r>
        <w:rPr pt14:Unid="6b5ed8e8a05c43c19a22d6dd02ecf348">
          <w:lang w:val="en-US" pt14:Unid="c1d41d7d031b4824b4bb41ff136f8c37"/>
        </w:rPr>
        <w:t>professionally produced, Word provides header, footer, cover page, and text box designs that complement each other.</w:t>
      </w:r>
    </w:p>
    <w:p pt14:Unid="fe2251d316d24d16a2f77de220f361e1">
      <w:pPr pt14:Unid="8ad4684d10654fd89422335cb4f55f4d">
        <w:rPr pt14:Unid="ca3691b71b074d03bc7cc6eeaf67ab74">
          <w:lang w:val="en-US" pt14:Unid="13eb0758e5994e1aa22539ce7832de71"/>
        </w:rPr>
      </w:pPr>
    </w:p>
    <w:sectPr pt14:Unid="429b0dc1c37046dd826f0935d6c55f8e">
      <w:pgSz w:w="11906" w:h="16838" pt14:Unid="248a4cc23a844ddeb640304285cc2522"/>
      <w:pgMar w:top="1440" w:right="1440" w:bottom="1440" w:left="1440" w:header="720" w:footer="720" w:gutter="0" pt14:Unid="730a09eb7c804c91b7ea3ec51e8bc0bb"/>
      <w:cols w:space="720" pt14:Unid="9de4bd1a3b66466ba70f5b58b9ed710e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B49"/>
    <w:rsid w:val="008E7807"/>
    <w:rsid w:val="00A06B49"/>
    <w:rsid w:val="00DC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8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6ff4a59a6b3487f" /><Relationship Type="http://schemas.openxmlformats.org/officeDocument/2006/relationships/endnotes" Target="/word/endnotes.xml" Id="R40a2d4f53ccc41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59</ap:Words>
  <ap:Characters>327</ap:Characters>
  <ap:Application>Microsoft Office Word</ap:Application>
  <ap:DocSecurity>0</ap:DocSecurity>
  <ap:Lines>2</ap:Lines>
  <ap:Paragraphs>1</ap:Paragraphs>
  <ap:ScaleCrop>false</ap:ScaleCrop>
  <ap:Company/>
  <ap:LinksUpToDate>false</ap:LinksUpToDate>
  <ap:CharactersWithSpaces>385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2017-05-21T22:13:00Z</dcterms:created>
  <dcterms:modified xsi:type="dcterms:W3CDTF">2017-05-21T22:14:00Z</dcterms:modified>
</cp:coreProperties>
</file>