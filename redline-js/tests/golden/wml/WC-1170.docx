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5cb836486e334b608ee8ecdc44518a1f">
      <w:pPr>
        <w:rPr/>
      </w:pPr>
      <w:del w:author="Eric White" w:id="0" w:date="2025-12-24T01:47:01.5833535+00:00">
        <w:r>
          <w:delText>Video provides.</w:delText>
        </w:r>
      </w:del>
      <w:ins w:author="Eric White" w:id="1" w:date="2025-12-24T01:47:01.5833535+00:00">
        <w:r>
          <w:t>When you click Online Video, you can paste in the embed code for the video you want to add. You can also type a keyword to search online for the video that best fits your document.</w:t>
        </w:r>
      </w:ins>
    </w:p>
    <w:sectPr pt14:Unid="78d26c0029754e4ebe2495b66cf709b3">
      <w:pgSz w:w="12240" w:h="15840" pt14:Unid="6fb9d81a1ce34e77b4d61fca2bdd0667"/>
      <w:pgMar w:top="1440" w:right="1440" w:bottom="1440" w:left="1440" w:header="720" w:footer="720" w:gutter="0" pt14:Unid="2e6b899f40c846908ded09c5b464d9cf"/>
      <w:cols w:space="720" pt14:Unid="73c60c438bee492bba4673046a9375f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50C82"/>
    <w:rsid w:val="00194CCC"/>
    <w:rsid w:val="001E4A87"/>
    <w:rsid w:val="002D6B23"/>
    <w:rsid w:val="0032130E"/>
    <w:rsid w:val="003E23EA"/>
    <w:rsid w:val="0059261B"/>
    <w:rsid w:val="005D7707"/>
    <w:rsid w:val="006B493A"/>
    <w:rsid w:val="008D3F48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a7d928b423964382" /><Relationship Type="http://schemas.openxmlformats.org/officeDocument/2006/relationships/endnotes" Target="/word/endnotes.xml" Id="R6839eb1d656942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5</ap:TotalTime>
  <ap:Pages>1</ap:Pages>
  <ap:Words>2</ap:Words>
  <ap:Characters>14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9</cp:revision>
  <dcterms:created xsi:type="dcterms:W3CDTF">2016-04-08T06:13:00Z</dcterms:created>
  <dcterms:modified xsi:type="dcterms:W3CDTF">2016-04-17T08:49:00Z</dcterms:modified>
</cp:coreProperties>
</file>