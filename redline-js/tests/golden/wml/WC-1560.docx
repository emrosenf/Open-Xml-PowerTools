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word/footnotes.xml" ContentType="application/vnd.openxmlformats-officedocument.wordprocessingml.footnotes+xml"/>
  <Override PartName="/word/endnotes.xml" ContentType="application/vnd.openxmlformats-officedocument.wordprocessingml.endnot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pt14="http://powertools.codeplex.com/2011" mc:Ignorable="w14 w15 w16se wp14 pt14">
  <w:body>
    <w:p pt14:Unid="ad45fd13282a41889d07174560eb39d8">
      <w:pPr pt14:Unid="c4d87d5a96ee40b0a6cb0b7af7730d10"/>
      <w:r>
        <w:t xml:space="preserve">This is </w:t>
      </w:r>
      <w:del w:author="Eric White" w:id="0" w:date="2025-12-24T01:47:08.2555592+00:00">
        <w:r>
          <w:delText>a</w:delText>
        </w:r>
      </w:del>
      <w:ins w:author="Eric White" w:id="1" w:date="2025-12-24T01:47:08.2555592+00:00">
        <w:r>
          <w:t>another</w:t>
        </w:r>
      </w:ins>
      <w:r>
        <w:t xml:space="preserve"> test.</w:t>
      </w:r>
    </w:p>
    <w:p pt14:Unid="6e63528dcc7543809f04779fdb1518df">
      <w:pPr/>
      <w:r>
        <w:t>Second page</w:t>
      </w:r>
    </w:p>
    <w:p pt14:Unid="ab198a56d3fa4ae182e2464c03f8a756">
      <w:pPr/>
      <w:ins w:author="Eric White" w:id="2" w:date="2025-12-24T01:47:08.2555592+00:00">
        <w:r>
          <w:t>And more…</w:t>
        </w:r>
      </w:ins>
    </w:p>
    <w:sectPr pt14:Unid="58468f97eb64468fa960bae5e85f1c13">
      <w:pgSz w:w="12240" w:h="15840" pt14:Unid="ea0a262df56e4e96867948a7eaecf129"/>
      <w:pgMar w:top="1440" w:right="1440" w:bottom="1440" w:left="1440" w:header="720" w:footer="720" w:gutter="0" pt14:Unid="af626b2c2c2c4800bd243ce0af8267ba"/>
      <w:cols w:space="720" pt14:Unid="9e50cfff374748798708ea89edb314d1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pt14="http://powertools.codeplex.com/2011" mc:Ignorable="w14 wp14 pt14"/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43" w:usb2="00000009" w:usb3="00000000" w:csb0="000001FF" w:csb1="00000000"/>
  </w:font>
  <w:font w:name="Calibri Light">
    <w:panose1 w:val="020F0302020204030204"/>
    <w:charset w:val="00"/>
    <w:family w:val="swiss"/>
    <w:pitch w:val="variable"/>
    <w:sig w:usb0="A00002EF" w:usb1="4000207B" w:usb2="00000000" w:usb3="00000000" w:csb0="0000019F" w:csb1="00000000"/>
  </w:font>
</w:fonts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pt14="http://powertools.codeplex.com/2011" mc:Ignorable="w14 wp14 pt14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5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E127E4"/>
    <w:rsid w:val="00633711"/>
    <w:rsid w:val="00834194"/>
    <w:rsid w:val="00E127E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hAnsiTheme="minorHAnsi" w:eastAsia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2">
    <w:lsdException w:name="Normal" w:uiPriority="0" w:qFormat="1"/>
    <w:lsdException w:name="heading 1" w:uiPriority="9" w:qFormat="1"/>
    <w:lsdException w:name="heading 2" w:uiPriority="9" w:semiHidden="1" w:unhideWhenUsed="1" w:qFormat="1"/>
    <w:lsdException w:name="heading 3" w:uiPriority="9" w:semiHidden="1" w:unhideWhenUsed="1" w:qFormat="1"/>
    <w:lsdException w:name="heading 4" w:uiPriority="9" w:semiHidden="1" w:unhideWhenUsed="1" w:qFormat="1"/>
    <w:lsdException w:name="heading 5" w:uiPriority="9" w:semiHidden="1" w:unhideWhenUsed="1" w:qFormat="1"/>
    <w:lsdException w:name="heading 6" w:uiPriority="9" w:semiHidden="1" w:unhideWhenUsed="1" w:qFormat="1"/>
    <w:lsdException w:name="heading 7" w:uiPriority="9" w:semiHidden="1" w:unhideWhenUsed="1" w:qFormat="1"/>
    <w:lsdException w:name="heading 8" w:uiPriority="9" w:semiHidden="1" w:unhideWhenUsed="1" w:qFormat="1"/>
    <w:lsdException w:name="heading 9" w:uiPriority="9" w:semiHidden="1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uiPriority="39" w:semiHidden="1" w:unhideWhenUsed="1"/>
    <w:lsdException w:name="toc 2" w:uiPriority="39" w:semiHidden="1" w:unhideWhenUsed="1"/>
    <w:lsdException w:name="toc 3" w:uiPriority="39" w:semiHidden="1" w:unhideWhenUsed="1"/>
    <w:lsdException w:name="toc 4" w:uiPriority="39" w:semiHidden="1" w:unhideWhenUsed="1"/>
    <w:lsdException w:name="toc 5" w:uiPriority="39" w:semiHidden="1" w:unhideWhenUsed="1"/>
    <w:lsdException w:name="toc 6" w:uiPriority="39" w:semiHidden="1" w:unhideWhenUsed="1"/>
    <w:lsdException w:name="toc 7" w:uiPriority="39" w:semiHidden="1" w:unhideWhenUsed="1"/>
    <w:lsdException w:name="toc 8" w:uiPriority="39" w:semiHidden="1" w:unhideWhenUsed="1"/>
    <w:lsdException w:name="toc 9" w:uiPriority="39" w:semiHidden="1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uiPriority="35" w:semiHidden="1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uiPriority="1" w:semiHidden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Balloon Text" w:semiHidden="1" w:unhideWhenUsed="1"/>
    <w:lsdException w:name="Table Grid" w:uiPriority="39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uiPriority="37" w:semiHidden="1" w:unhideWhenUsed="1"/>
    <w:lsdException w:name="TOC Heading" w:uiPriority="39" w:semiHidden="1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</w:latentStyles>
  <w:style w:type="paragraph" w:styleId="Normal" w:default="1">
    <w:name w:val="Normal"/>
    <w:qFormat/>
  </w:style>
  <w:style w:type="character" w:styleId="DefaultParagraphFont" w:default="1">
    <w:name w:val="Default Paragraph Font"/>
    <w:uiPriority w:val="1"/>
    <w:semiHidden/>
    <w:unhideWhenUsed/>
  </w:style>
  <w:style w:type="table" w:styleId="TableNormal" w:default="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styleId="NoList" w:default="1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optimizeForBrowser/>
  <w:allowPNG/>
</w:webSettings>
</file>

<file path=word/_rels/document.xml.rels>&#65279;<?xml version="1.0" encoding="utf-8"?><Relationships xmlns="http://schemas.openxmlformats.org/package/2006/relationships"><Relationship Type="http://schemas.openxmlformats.org/officeDocument/2006/relationships/webSettings" Target="webSettings.xml" Id="rId3" /><Relationship Type="http://schemas.openxmlformats.org/officeDocument/2006/relationships/settings" Target="settings.xml" Id="rId2" /><Relationship Type="http://schemas.openxmlformats.org/officeDocument/2006/relationships/styles" Target="styles.xml" Id="rId1" /><Relationship Type="http://schemas.openxmlformats.org/officeDocument/2006/relationships/theme" Target="theme/theme1.xml" Id="rId5" /><Relationship Type="http://schemas.openxmlformats.org/officeDocument/2006/relationships/fontTable" Target="fontTable.xml" Id="rId4" /><Relationship Type="http://schemas.openxmlformats.org/officeDocument/2006/relationships/footnotes" Target="/word/footnotes.xml" Id="Rb8b799c1f1114d15" /><Relationship Type="http://schemas.openxmlformats.org/officeDocument/2006/relationships/endnotes" Target="/word/endnotes.xml" Id="R506eed25b15648a6" /></Relationships>
</file>

<file path=word/theme/theme1.xml><?xml version="1.0" encoding="utf-8"?>
<a:theme xmlns:thm15="http://schemas.microsoft.com/office/thememl/2012/main"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ap:Properties xmlns:vt="http://schemas.openxmlformats.org/officeDocument/2006/docPropsVTypes" xmlns:ap="http://schemas.openxmlformats.org/officeDocument/2006/extended-properties">
  <ap:Template>Normal.dotm</ap:Template>
  <ap:TotalTime>1</ap:TotalTime>
  <ap:Pages>1</ap:Pages>
  <ap:Words>4</ap:Words>
  <ap:Characters>25</ap:Characters>
  <ap:Application>Microsoft Office Word</ap:Application>
  <ap:DocSecurity>0</ap:DocSecurity>
  <ap:Lines>1</ap:Lines>
  <ap:Paragraphs>1</ap:Paragraphs>
  <ap:ScaleCrop>false</ap:ScaleCrop>
  <ap:Company/>
  <ap:LinksUpToDate>false</ap:LinksUpToDate>
  <ap:CharactersWithSpaces>28</ap:CharactersWithSpaces>
  <ap:SharedDoc>false</ap:SharedDoc>
  <ap:HyperlinksChanged>false</ap:HyperlinksChanged>
  <ap:AppVersion>16.0000</ap:AppVersion>
</ap: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Eric White</dc:creator>
  <cp:keywords/>
  <dc:description/>
  <cp:lastModifiedBy>Eric White</cp:lastModifiedBy>
  <cp:revision>3</cp:revision>
  <dcterms:created xsi:type="dcterms:W3CDTF">2016-05-24T06:27:00Z</dcterms:created>
  <dcterms:modified xsi:type="dcterms:W3CDTF">2016-05-24T06:28:00Z</dcterms:modified>
</cp:coreProperties>
</file>