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dee2aeb14d94d63a4731b6d064b50d6">
      <w:pPr/>
      <w:r>
        <w:t>This</w:t>
      </w:r>
      <w:del w:author="Eric White" w:id="0" w:date="2025-12-24T01:47:00.4421217+00:00">
        <w:r>
          <w:delText xml:space="preserve"> is a test</w:delText>
        </w:r>
      </w:del>
      <w:r>
        <w:t>.</w:t>
      </w:r>
    </w:p>
    <w:sectPr pt14:Unid="44a93e1a86de4bf69e330c663801f66d">
      <w:pgSz w:w="12240" w:h="15840" pt14:Unid="f50c06d19b274c9a9f43c785fead88d2"/>
      <w:pgMar w:top="1440" w:right="1440" w:bottom="1440" w:left="1440" w:header="720" w:footer="720" w:gutter="0" pt14:Unid="57257196190b442a9656a95bc839923b"/>
      <w:cols w:space="720" pt14:Unid="3ffa3ea0fa4441de93ebfd0613230c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949055bca3043e4" /><Relationship Type="http://schemas.openxmlformats.org/officeDocument/2006/relationships/endnotes" Target="/word/endnotes.xml" Id="R30b1cf4e88e849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