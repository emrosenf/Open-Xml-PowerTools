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1d5162b08e314489834ec28df58fcd2f" pt14:CorrelatedSHA1Hash="b23e196e5f0eecdf4b0867eeacdea001042c9835" pt14:SHA1Hash="b23e196e5f0eecdf4b0867eeacdea001042c9835" pt14:StructureSHA1Hash="861ee84013f5ed669bd3fb37f093943b19d44605">
      <w:tblPr pt14:Unid="0c7e98c55b2542b4812657ec68e55ffe">
        <w:tblStyle w:val="TableGrid" pt14:Unid="43c3e821d48349ae8c7e8d98838c438c"/>
        <w:tblW w:w="0" w:type="auto" pt14:Unid="a2873055072d44f3b990fb93638c4acb"/>
        <w:tblLook w:val="04A0" w:firstRow="1" w:lastRow="0" w:firstColumn="1" w:lastColumn="0" w:noHBand="0" w:noVBand="1" pt14:Unid="1273988b5998423aba131e7113d54ac0"/>
      </w:tblPr>
      <w:tblGrid pt14:Unid="883dc717a7e64fac8619074f2c8fe06d">
        <w:gridCol w:w="3005" pt14:Unid="b7a9b934e9624457b1d1b9d8aba40d93"/>
        <w:gridCol w:w="3005" pt14:Unid="d203ec73345d49e8b9126b434cf4b0b3"/>
        <w:gridCol w:w="3006" pt14:Unid="dfbf07de61814297b5b7fde865562ca4"/>
      </w:tblGrid>
      <w:tr pt14:Unid="9b365976c4ac45b591caf1c2233e2de9" pt14:CorrelatedSHA1Hash="5ba8d3a4f64eb61544d6ede6819b101455157059" pt14:SHA1Hash="5ba8d3a4f64eb61544d6ede6819b101455157059" pt14:StructureSHA1Hash="e69d419236e218fbc829ef1932abd6c85f2ba965">
        <w:tc pt14:Unid="906bde5720684e29b803410c05bd5d89" pt14:SHA1Hash="41d847f0db5be8896aae2db8ed4f617a41519614">
          <w:tcPr pt14:Unid="51a66be23f0e409db6cdeb665c296369">
            <w:tcW w:w="3005" w:type="dxa" pt14:Unid="c3a862f4218d4c8da951878e1997174b"/>
          </w:tcPr>
          <w:p pt14:Unid="c090bff808664b039ddba203918e807a">
            <w:pPr/>
            <w:r>
              <w:rPr pt14:Unid="7392839c94cd4eaab53f2f6cbf21a844">
                <w:lang w:eastAsia="fr-FR" pt14:Unid="2ec3be2068a94ba9b8c05b4f3976cd35"/>
              </w:rPr>
              <w:pict pt14:Unid="808eb2eb39b744059d3edab2694b082c" pt14:SHA1Hash="5f026f113deef13ee09bf6901fdb5c615bff0443">
                <v:shapetype id="1" coordsize="21600,21600" o:spt="202" path="m,l,21600r21600,l21600,xe" pt14:Unid="c6901bdfa42b4501a1e4721de3ab5721">
                  <v:stroke joinstyle="miter" pt14:Unid="5f9993b3dcab422ea0148e4fa9e7a122"/>
                  <v:path gradientshapeok="t" o:connecttype="rect" pt14:Unid="cb1a1c221b1f484eae6576baa4be63b5"/>
                </v:shapetype>
                <v:shape id="1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32303a79eaf2456098d5627cc4752871">
                  <w10:wrap type="square" pt14:Unid="3327265287d24f8387d2c0fd72eceecd"/>
                  <v:textbox style="mso-fit-shape-to-text:t" pt14:Unid="3093a3047c4547beaee750e9c8155a60">
                    <w:txbxContent pt14:Unid="29bb57b079d2449ab7bb67c7b84206d6" pt14:SHA1Hash="60498fe04330f261d65187b2b61d795d7ff3bfd3">
                      <w:p pt14:Unid="218d6b0c183a40598a3bd267bf9f99cc">
                        <w:del w:author="Eric White" w:id="0" w:date="2025-12-24T01:47:10.8596809+00:00">
                          <w:r>
                            <w:delText>Textbox1</w:delText>
                          </w:r>
                        </w:del>
                      </w:p>
                    </w:txbxContent>
                  </v:textbox>
                </v:shape>
              </w:pict>
            </w:r>
            <w:r>
              <w:rPr pt14:Unid="0622f8893ae6452f8c80bb9c19f3f28b">
                <w:lang w:eastAsia="fr-FR" pt14:Unid="110ee5c7503744f1bdeeb5578451bd37"/>
              </w:rPr>
              <w:pict pt14:Unid="808eb2eb39b744059d3edab2694b082c" pt14:SHA1Hash="b769b0c7a014d6ac8e2d3bfcc12d315ca98e92a3">
                <v:shapetype id="2" coordsize="21600,21600" o:spt="202" path="m,l,21600r21600,l21600,xe" pt14:Unid="8f08a52dcf954cecadb863c2b72ae215">
                  <v:stroke joinstyle="miter" pt14:Unid="19b0fc3361054de6a5b94c1a37b3b29d"/>
                  <v:path gradientshapeok="t" o:connecttype="rect" pt14:Unid="8fc71e1a90344a82b0a1431083618cba"/>
                </v:shapetype>
                <v:shape id="2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32303a79eaf2456098d5627cc4752871">
                  <w10:wrap type="square" pt14:Unid="0641e0deecbf4154a8745e7bab9b9587"/>
                  <v:textbox style="mso-fit-shape-to-text:t" pt14:Unid="3093a3047c4547beaee750e9c8155a60">
                    <w:txbxContent pt14:Unid="29bb57b079d2449ab7bb67c7b84206d6" pt14:SHA1Hash="3e991bddfdcfe02f3cd12f319f6cc19c696e368f">
                      <w:p pt14:Unid="218d6b0c183a40598a3bd267bf9f99cc">
                        <w:ins w:author="Eric White" w:id="1" w:date="2025-12-24T01:47:10.8596809+00:00">
                          <w:r>
                            <w:t>Textbox1a</w:t>
                          </w:r>
                        </w:ins>
                      </w:p>
                    </w:txbxContent>
                  </v:textbox>
                </v:shape>
              </w:pict>
            </w:r>
            <w:r>
              <w:rPr pt14:Unid="0622f8893ae6452f8c80bb9c19f3f28b">
                <w:lang w:eastAsia="fr-FR" pt14:Unid="110ee5c7503744f1bdeeb5578451bd37"/>
              </w:rPr>
              <w:pict pt14:Unid="808eb2eb39b744059d3edab2694b082c" pt14:SHA1Hash="5f026f113deef13ee09bf6901fdb5c615bff0443">
                <v:shapetype id="3" coordsize="21600,21600" o:spt="202" path="m,l,21600r21600,l21600,xe" pt14:Unid="c6901bdfa42b4501a1e4721de3ab5721">
                  <v:stroke joinstyle="miter" pt14:Unid="5f9993b3dcab422ea0148e4fa9e7a122"/>
                  <v:path gradientshapeok="t" o:connecttype="rect" pt14:Unid="cb1a1c221b1f484eae6576baa4be63b5"/>
                </v:shapetype>
                <v:shape id="3" style="position:absolute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spid="_x0000_s1026" type="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BIWydy2wAAAAcBAAAPAAAAAAAAAAAAAAAAAH8EAABkcnMvZG93bnJl&#10;di54bWxQSwUGAAAAAAQABADzAAAAhwUAAAAA&#10;" pt14:Unid="32303a79eaf2456098d5627cc4752871">
                  <w10:wrap type="square" pt14:Unid="3327265287d24f8387d2c0fd72eceecd"/>
                  <v:textbox style="mso-fit-shape-to-text:t" pt14:Unid="3093a3047c4547beaee750e9c8155a60">
                    <w:txbxContent pt14:Unid="29bb57b079d2449ab7bb67c7b84206d6" pt14:SHA1Hash="60498fe04330f261d65187b2b61d795d7ff3bfd3">
                      <w:p pt14:Unid="218d6b0c183a40598a3bd267bf9f99cc">
                        <w:pPr/>
                      </w:p>
                    </w:txbxContent>
                  </v:textbox>
                </v:shape>
              </w:pict>
            </w:r>
            <w:r>
              <w:t>This is a test.</w:t>
            </w:r>
          </w:p>
        </w:tc>
        <w:tc pt14:Unid="56f03194267746548a33adfa5a5921cd" pt14:SHA1Hash="079363f24660f7c0ad246888c79facc52013bd83">
          <w:tcPr pt14:Unid="5f81e9025b584c40bf4193689cb81eea">
            <w:tcW w:w="3005" w:type="dxa" pt14:Unid="497bb8895b664295baddfa5029c32567"/>
          </w:tcPr>
          <w:p pt14:Unid="562b0562839441939a370f9e8668ddf5">
            <w:pPr/>
            <w:r>
              <w:rPr pt14:Unid="e6c6127e1b2549009bd04ea0fae24c64">
                <w:lang w:eastAsia="fr-FR" pt14:Unid="2e78b9ec20414cacbfb10af53b153882"/>
              </w:rPr>
              <w:pict pt14:Unid="93c44975eb744a58a4effd53f2b06b57" pt14:SHA1Hash="b3a82f84e5dde3a44dbb52573f055bd82e82f14b">
                <v:shape id="4" style="position:absolute;margin-left:0;margin-top:21.6pt;width:273.6pt;height:110.55pt;z-index:251661312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" pt14:Unid="8abe384ae5184730bfd61565b1c2fc94">
                  <w10:wrap type="topAndBottom" anchorx="page" pt14:Unid="ce77e735ceaa455ca6959b5ded26069d"/>
                  <v:textbox style="mso-fit-shape-to-text:t" pt14:Unid="a9ef5acd2d4643ecb48de2def25fc02e">
                    <w:txbxContent pt14:Unid="1cf3cb22f51e433eb3af35fe591293fb" pt14:SHA1Hash="9c69ba574dc2972649ebd990d6fdb9ff79446c6c">
                      <w:p pt14:Unid="fd5ad764432b4421b497a40265415bc5">
                        <w:del w:author="Eric White" w:id="2" w:date="2025-12-24T01:47:10.8596809+00:00">
                          <w:r>
                            <w:rPr pt14:Unid="c7f45f273b6846b394a2b049167666cb">
                              <w:i pt14:Unid="8b1cb6618a124c1ea7bfe9f6f60dd56e"/>
                              <w:iCs pt14:Unid="d9acbcce0a5c41f382a7f3371c13da8a"/>
                              <w:color w:val="4472C4" w:themeColor="accent1" pt14:Unid="d8cb7e8ded4a4551b13d2729a1d97c85"/>
                              <w:sz w:val="24" pt14:Unid="230f54879fb0461d9edd85a16152422f"/>
                              <w:szCs w:val="24" pt14:Unid="0fad61166a874bff9d109c23c2ef8c71"/>
                            </w:rPr>
                            <w:delText>Textbox2</w:delText>
                          </w:r>
                        </w:del>
                      </w:p>
                    </w:txbxContent>
                  </v:textbox>
                </v:shape>
              </w:pict>
            </w:r>
            <w:r>
              <w:rPr pt14:Unid="ce603144a44446e89b88f1548dcd03b1">
                <w:lang w:eastAsia="fr-FR" pt14:Unid="cb564d1643b94cd89d929da801d9efbc"/>
              </w:rPr>
              <w:pict pt14:Unid="93c44975eb744a58a4effd53f2b06b57" pt14:SHA1Hash="fa53195fbd8de68eb48b1e83742d3bd7bfba5858">
                <v:shape id="5" style="position:absolute;margin-left:0;margin-top:21.6pt;width:273.6pt;height:110.55pt;z-index:251661312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" pt14:Unid="8abe384ae5184730bfd61565b1c2fc94">
                  <w10:wrap type="topAndBottom" anchorx="page" pt14:Unid="2f1fdde188894816a782a91f5406edb6"/>
                  <v:textbox style="mso-fit-shape-to-text:t" pt14:Unid="a9ef5acd2d4643ecb48de2def25fc02e">
                    <w:txbxContent pt14:Unid="1cf3cb22f51e433eb3af35fe591293fb" pt14:SHA1Hash="b7a6446a9f72ba9cbbe3bda790c3e82a17b73805">
                      <w:p pt14:Unid="fd5ad764432b4421b497a40265415bc5">
                        <w:ins w:author="Eric White" w:id="3" w:date="2025-12-24T01:47:10.8596809+00:00">
                          <w:r>
                            <w:rPr pt14:Unid="c762a1f73ae44b0e997d000e3eebbe07">
                              <w:i pt14:Unid="b2bc318073f64ccab89f773e28306852"/>
                              <w:iCs pt14:Unid="1935688f804e4944b16ebfe00f8c49ad"/>
                              <w:color w:val="4472C4" w:themeColor="accent1" pt14:Unid="ae13f99cbd1f4744be474820da1b0f60"/>
                              <w:sz w:val="24" pt14:Unid="cf427466e5af43e0a59567c91eb54992"/>
                              <w:szCs w:val="24" pt14:Unid="ab4751d1d71e4b3484943b1306c13cc2"/>
                            </w:rPr>
                            <w:t>Textbox2a</w:t>
                          </w:r>
                        </w:ins>
                      </w:p>
                    </w:txbxContent>
                  </v:textbox>
                </v:shape>
              </w:pict>
            </w:r>
            <w:r>
              <w:rPr pt14:Unid="ce603144a44446e89b88f1548dcd03b1">
                <w:lang w:eastAsia="fr-FR" pt14:Unid="cb564d1643b94cd89d929da801d9efbc"/>
              </w:rPr>
              <w:pict pt14:Unid="93c44975eb744a58a4effd53f2b06b57" pt14:SHA1Hash="b3a82f84e5dde3a44dbb52573f055bd82e82f14b">
                <v:shape id="6" style="position:absolute;margin-left:0;margin-top:21.6pt;width:273.6pt;height:110.55pt;z-index:251661312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" pt14:Unid="8abe384ae5184730bfd61565b1c2fc94">
                  <w10:wrap type="topAndBottom" anchorx="page" pt14:Unid="ce77e735ceaa455ca6959b5ded26069d"/>
                  <v:textbox style="mso-fit-shape-to-text:t" pt14:Unid="a9ef5acd2d4643ecb48de2def25fc02e">
                    <w:txbxContent pt14:Unid="1cf3cb22f51e433eb3af35fe591293fb" pt14:SHA1Hash="9c69ba574dc2972649ebd990d6fdb9ff79446c6c">
                      <w:p pt14:Unid="fd5ad764432b4421b497a40265415bc5">
                        <w:pPr pt14:Unid="a01ca056a5ac4ed7a69e603f418d5811">
                          <w:pBdr pt14:Unid="b731ada2f6264037a9d7a73d20fa9ed7">
                            <w:top w:val="single" w:color="4472C4" w:themeColor="accent1" w:sz="24" w:space="8" pt14:Unid="f93d27a33a3f46448bfd907de61a19c3"/>
                            <w:bottom w:val="single" w:color="4472C4" w:themeColor="accent1" w:sz="24" w:space="8" pt14:Unid="a837a486e93b45719aff2a4ed3abeed4"/>
                          </w:pBdr>
                          <w:spacing w:after="0" pt14:Unid="212bbbd8c7df4fea81c92911fdee0058"/>
                          <w:rPr pt14:Unid="d508f11c23044b9795aa77a4328d8b37">
                            <w:i pt14:Unid="e2b16aa40bc44f9c8842a8f9cbb60170"/>
                            <w:iCs pt14:Unid="97fcbceb865743d592230ca11e9d57dc"/>
                            <w:color w:val="4472C4" w:themeColor="accent1" pt14:Unid="057177ce11494116bffcb054d2b38adb"/>
                            <w:sz w:val="24" pt14:Unid="18fdbd376393494eacde05920610fb6c"/>
                            <w:lang w:val="en-US" pt14:Unid="d32055b94fc542f88c9813c64264539d"/>
                          </w:rPr>
                        </w:pPr>
                      </w:p>
                    </w:txbxContent>
                  </v:textbox>
                </v:shape>
              </w:pict>
            </w:r>
            <w:r>
              <w:t>This is a test.</w:t>
            </w:r>
          </w:p>
        </w:tc>
        <w:tc pt14:Unid="c75ef714b3a3464bb3f3c4a68fe0afec" pt14:SHA1Hash="51a1836a63c60c265de2ee3c1ea322a81a924b7e">
          <w:tcPr pt14:Unid="b8f5e638b93e4fbaa4f7f732b24335b5">
            <w:tcW w:w="3006" w:type="dxa" pt14:Unid="d1f9d34944dd4342ac4919d909580057"/>
          </w:tcPr>
          <w:p pt14:Unid="abe6d7d952b648e4a4c06d2cf07facbf">
            <w:pPr/>
            <w:r>
              <w:t>This is a test.</w:t>
            </w:r>
          </w:p>
        </w:tc>
      </w:tr>
      <w:tr pt14:Unid="defc89793fc24f218d5bd13e65004d49" pt14:CorrelatedSHA1Hash="059582ef3cce511293d722c00c41c64c5cb321e6" pt14:SHA1Hash="059582ef3cce511293d722c00c41c64c5cb321e6" pt14:StructureSHA1Hash="e802a990514b6129ecd793cab665173eb1ad8f60">
        <w:trPr pt14:Unid="203639fba1c543958e35eb8f7894469a">
          <w:trHeight w:val="1961" pt14:Unid="8818f3c4294f41f8a8de6698bd4acca2"/>
        </w:trPr>
        <w:tc pt14:Unid="e7cde65508314499a932e3436a2002bd" pt14:SHA1Hash="8643881c9898a49d2c6aa8349417c3a0dcb5e407">
          <w:tcPr pt14:Unid="49d10403f399454dbe78e74523c1b3f8">
            <w:tcW w:w="3005" w:type="dxa" pt14:Unid="ee5beaa8fb4a48f6ad8444ede7d901ee"/>
          </w:tcPr>
          <w:p pt14:Unid="6f987ca8d7fe4b95988b8170c28bba55">
            <w:pPr/>
            <w:r>
              <w:rPr pt14:Unid="ead0494128984feebb7602c4f0a8663a">
                <w:lang w:eastAsia="fr-FR" pt14:Unid="025d455024e7477aa05a8d471be83ab6"/>
              </w:rPr>
              <w:pict pt14:Unid="5e63480da81a49beab6808be7ad79362" pt14:SHA1Hash="1c6e49da8948866151e92440348ed5af6e408f25">
                <v:group id="1" style="position:absolute;margin-left:335.8pt;margin-top:0;width:387pt;height:185pt;z-index:251663360;mso-top-percent:25;mso-position-horizontal:right;mso-position-horizontal-relative:page;mso-position-vertical-relative:page;mso-top-percent:25" coordsize="32067,94271" o:spid="_x0000_s1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" pt14:Unid="61544ececc3f454186c38527fc6585ee">
                  <w10:wrap type="square" anchorx="page" anchory="page" pt14:Unid="37d51fdbb34047ec94c63022e4392531"/>
                  <v:rect id="1" style="position:absolute;width:32067;height:50193;visibility:visible;mso-wrap-style:square;v-text-anchor:top" o:spid="_x0000_s1029" fillcolor="white [3212]" strokecolor="#747070 [1614]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pt14:Unid="f492c81b97a44e2b9e071520f45ba5bb">
                    <v:textbox inset="14.4pt,36pt,14.4pt,5.76pt" pt14:Unid="f7bad6b8359c4cb983d9aad94c3d44fb">
                      <w:txbxContent pt14:Unid="de8c11e225ba4564a77959f820b1dea9" pt14:SHA1Hash="046fbbdf8670f6741621729b9b414d006c33bbe0">
                        <w:p pt14:Unid="ac04ca2a6a324c319c04dda3b530a920">
                          <w:del w:author="Eric White" w:id="4" w:date="2025-12-24T01:47:10.8596809+00:00">
                            <w:r>
                              <w:rPr pt14:Unid="4528f596709e46a88fcb758050e08c51">
                                <w:color w:val="44546A" w:themeColor="text2" pt14:Unid="d3c9ca6fb4094bd885b4a308188bbcec"/>
                                <w:lang w:val="en-US" pt14:Unid="6506951cf3004f5b906a749ab7ac0070"/>
                              </w:rPr>
                              <w:delText>Textbox3</w:delText>
                            </w:r>
                          </w:del>
                        </w:p>
                      </w:txbxContent>
                    </v:textbox>
                  </v:rect>
                </v:group>
              </w:pict>
            </w:r>
            <w:r>
              <w:rPr pt14:Unid="50d3f00106074df28585c5de522af359">
                <w:lang w:eastAsia="fr-FR" pt14:Unid="b01b645fc0ce421dadf92d47440f8064"/>
              </w:rPr>
              <w:pict pt14:Unid="5e63480da81a49beab6808be7ad79362" pt14:SHA1Hash="260e7e03a946a3514f3e020b12bf0c531d3a684a">
                <v:group id="2" style="position:absolute;margin-left:335.8pt;margin-top:0;width:387pt;height:185pt;z-index:251663360;mso-top-percent:25;mso-position-horizontal:right;mso-position-horizontal-relative:page;mso-position-vertical-relative:page;mso-top-percent:25" coordsize="32067,94271" o:spid="_x0000_s1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" pt14:Unid="61544ececc3f454186c38527fc6585ee">
                  <w10:wrap type="square" anchorx="page" anchory="page" pt14:Unid="6e113af39c5845978f504f218ef6b365"/>
                  <v:rect id="2" style="position:absolute;width:32067;height:50193;visibility:visible;mso-wrap-style:square;v-text-anchor:top" o:spid="_x0000_s1029" fillcolor="white [3212]" strokecolor="#747070 [1614]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pt14:Unid="f492c81b97a44e2b9e071520f45ba5bb">
                    <v:textbox inset="14.4pt,36pt,14.4pt,5.76pt" pt14:Unid="f7bad6b8359c4cb983d9aad94c3d44fb">
                      <w:txbxContent pt14:Unid="de8c11e225ba4564a77959f820b1dea9" pt14:SHA1Hash="bfb3e452f8e3ef88b61831744c47a63362c23815">
                        <w:p pt14:Unid="ac04ca2a6a324c319c04dda3b530a920">
                          <w:ins w:author="Eric White" w:id="5" w:date="2025-12-24T01:47:10.8596809+00:00">
                            <w:r>
                              <w:rPr pt14:Unid="2bb858bb329f457f8580f1524f3d442a">
                                <w:color w:val="44546A" w:themeColor="text2" pt14:Unid="78df59e39a324b7a8beeb5c2c901d74c"/>
                                <w:lang w:val="en-US" pt14:Unid="ad1b1d91614f45f6834a34c90acbf56b"/>
                              </w:rPr>
                              <w:t>Textbox3a</w:t>
                            </w:r>
                          </w:ins>
                        </w:p>
                      </w:txbxContent>
                    </v:textbox>
                  </v:rect>
                </v:group>
              </w:pict>
            </w:r>
            <w:r>
              <w:rPr pt14:Unid="50d3f00106074df28585c5de522af359">
                <w:lang w:eastAsia="fr-FR" pt14:Unid="b01b645fc0ce421dadf92d47440f8064"/>
              </w:rPr>
              <w:pict pt14:Unid="5e63480da81a49beab6808be7ad79362" pt14:SHA1Hash="1c6e49da8948866151e92440348ed5af6e408f25">
                <v:group id="3" style="position:absolute;margin-left:335.8pt;margin-top:0;width:387pt;height:185pt;z-index:251663360;mso-top-percent:25;mso-position-horizontal:right;mso-position-horizontal-relative:page;mso-position-vertical-relative:page;mso-top-percent:25" coordsize="32067,94271" o:spid="_x0000_s1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" pt14:Unid="61544ececc3f454186c38527fc6585ee">
                  <w10:wrap type="square" anchorx="page" anchory="page" pt14:Unid="37d51fdbb34047ec94c63022e4392531"/>
                  <v:rect id="3" style="position:absolute;width:32067;height:50193;visibility:visible;mso-wrap-style:square;v-text-anchor:top" o:spid="_x0000_s1029" fillcolor="white [3212]" strokecolor="#747070 [1614]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" pt14:Unid="f492c81b97a44e2b9e071520f45ba5bb">
                    <v:textbox inset="14.4pt,36pt,14.4pt,5.76pt" pt14:Unid="f7bad6b8359c4cb983d9aad94c3d44fb">
                      <w:txbxContent pt14:Unid="de8c11e225ba4564a77959f820b1dea9" pt14:SHA1Hash="046fbbdf8670f6741621729b9b414d006c33bbe0">
                        <w:p pt14:Unid="ac04ca2a6a324c319c04dda3b530a920">
                          <w:pPr pt14:Unid="1688851e05fe486d9f75c5f8fdfa30e1">
                            <w:rPr pt14:Unid="855bf384f03e4bf3b80c38a580f66929">
                              <w:color w:val="44546A" w:themeColor="text2" pt14:Unid="60ac2e65bdab4ff1bdd827d14a27535d"/>
                              <w:lang w:val="en-US" pt14:Unid="e2db77a42c2c4d5aa41dd5a251262543"/>
                            </w:rPr>
                          </w:pPr>
                        </w:p>
                        <w:p pt14:Unid="318481610dbe4966abc24cb3fd84c708">
                          <w:pPr pt14:Unid="f4358628fd55493c8fde1e15eee4b4aa">
                            <w:spacing w:before="240" pt14:Unid="b1d03a9708484335b9720fbe48b0edca"/>
                            <w:rPr pt14:Unid="4ab156f0b37740029ef6e98a2c2beab6">
                              <w:color w:val="FFFFFF" w:themeColor="background1" pt14:Unid="7678840fbf2343769f7e87e18486b4be"/>
                            </w:rPr>
                          </w:pPr>
                        </w:p>
                      </w:txbxContent>
                    </v:textbox>
                  </v:rect>
                </v:group>
              </w:pict>
            </w:r>
            <w:r>
              <w:t>This is a test.</w:t>
            </w:r>
          </w:p>
        </w:tc>
        <w:tc pt14:Unid="a828cee1701c46609a8bb69cd59f36c1" pt14:SHA1Hash="51a1836a63c60c265de2ee3c1ea322a81a924b7e">
          <w:tcPr pt14:Unid="0f587ff004c1478a84efc78405691c1a">
            <w:tcW w:w="3005" w:type="dxa" pt14:Unid="4b795471b31a4ec29844d643ffc2db54"/>
          </w:tcPr>
          <w:p pt14:Unid="d30e4370834946439f2df822860a08a4">
            <w:pPr/>
            <w:r>
              <w:t>This is a test.</w:t>
            </w:r>
          </w:p>
        </w:tc>
        <w:tc pt14:Unid="20786697cbf442f896a0c90454f2a230" pt14:SHA1Hash="51a1836a63c60c265de2ee3c1ea322a81a924b7e">
          <w:tcPr pt14:Unid="e810d61559ce4df6b2ce87eab0fc4920">
            <w:tcW w:w="3006" w:type="dxa" pt14:Unid="27dbc187700c4f47978800250d52d3e9"/>
          </w:tcPr>
          <w:p pt14:Unid="e93d12c8779d46e4948872dc12eec1fa">
            <w:pPr/>
            <w:r>
              <w:t>This is a test.</w:t>
            </w:r>
          </w:p>
        </w:tc>
      </w:tr>
      <w:tr pt14:Unid="a3e8bc9aca2246c08abd9e257ecc5f10" pt14:CorrelatedSHA1Hash="120558859b222e8271dc62e37ef9df76d4d924e5" pt14:SHA1Hash="120558859b222e8271dc62e37ef9df76d4d924e5" pt14:StructureSHA1Hash="de1562127f350fb184ee4779afd4cbe86053b506">
        <w:tc pt14:Unid="26c8739e8c194c0b97d727d1487b6c3f" pt14:SHA1Hash="51a1836a63c60c265de2ee3c1ea322a81a924b7e">
          <w:tcPr pt14:Unid="d2d07cad185842fca4aa0da83ce2673b">
            <w:tcW w:w="3005" w:type="dxa" pt14:Unid="ec775ad20c474dcd943186afdcab7a32"/>
          </w:tcPr>
          <w:p pt14:Unid="107b3b037f74469ea26355700b50b60b">
            <w:pPr/>
            <w:r>
              <w:t>This is a test.</w:t>
            </w:r>
          </w:p>
        </w:tc>
        <w:tc pt14:Unid="5533c71978d74b1b9cc31cd4806b6944" pt14:SHA1Hash="51a1836a63c60c265de2ee3c1ea322a81a924b7e">
          <w:tcPr pt14:Unid="b387ece9703d4dc9b0af3d1d5d729148">
            <w:tcW w:w="3005" w:type="dxa" pt14:Unid="4d657cba92b34410a050ada6785646d4"/>
          </w:tcPr>
          <w:p pt14:Unid="3cf09670468a4c39b0600c246dc5dc35">
            <w:pPr/>
            <w:r>
              <w:t>This is a test.</w:t>
            </w:r>
          </w:p>
        </w:tc>
        <w:tc pt14:Unid="f022c81c274f4852be543d3f32766204" pt14:SHA1Hash="51a1836a63c60c265de2ee3c1ea322a81a924b7e">
          <w:tcPr pt14:Unid="9a8c66910ae54f4c88cfaff09c0c9711">
            <w:tcW w:w="3006" w:type="dxa" pt14:Unid="42786befe26743d997a7d3c2f42a5f90"/>
          </w:tcPr>
          <w:p pt14:Unid="290c23550d404933862ef9b2176d0196">
            <w:pPr/>
            <w:r>
              <w:t>This is a test.</w:t>
            </w:r>
          </w:p>
        </w:tc>
      </w:tr>
    </w:tbl>
    <w:p pt14:Unid="d3952caa5b15443fa4aabf671fca1cab">
      <w:pPr/>
    </w:p>
    <w:sectPr pt14:Unid="cbc4c5b43c6a496eb6dfdbcac3620f66">
      <w:pgSz w:w="11906" w:h="16838" pt14:Unid="0e5b7694a7c24660a1166e40bfa3b842"/>
      <w:pgMar w:top="1440" w:right="1440" w:bottom="1440" w:left="1440" w:header="720" w:footer="720" w:gutter="0" pt14:Unid="fc6283fbf54646b49ecd78823c695ec8"/>
      <w:cols w:space="720" pt14:Unid="33949ffd0cee4dd1bab56455d8be6b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561"/>
    <w:rsid w:val="00112305"/>
    <w:rsid w:val="007A587E"/>
    <w:rsid w:val="00E7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230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cca66a507be04063" /><Relationship Type="http://schemas.openxmlformats.org/officeDocument/2006/relationships/endnotes" Target="/word/endnotes.xml" Id="R547ee908e76b47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3</ap:TotalTime>
  <ap:Pages>1</ap:Pages>
  <ap:Words>23</ap:Words>
  <ap:Characters>128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2017-05-21T21:55:00Z</dcterms:created>
  <dcterms:modified xsi:type="dcterms:W3CDTF">2017-05-21T21:58:00Z</dcterms:modified>
</cp:coreProperties>
</file>