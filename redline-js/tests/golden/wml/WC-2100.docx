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4e6c4359d647463a95c17ddd8c4c04d5">
      <w:pPr pt14:Unid="2b8d0356b0704dfc9586998560018f51">
        <w:rPr pt14:Unid="71021b41e81643459b7295e6d10c94ac">
          <w:lang w:val="en-US" pt14:Unid="7947a7c748e4443084f96fd2990875ec"/>
        </w:rPr>
      </w:pPr>
      <w:r>
        <w:rPr pt14:Unid="f95950e3b8834465a997402e259705f6">
          <w:lang w:val="en-US" pt14:Unid="de3104b78676444397a35c571870c22a"/>
        </w:rPr>
        <w:pict pt14:Unid="00fce7a815c24f758327b1d776a1400e" pt14:SHA1Hash="726588f59e1196b70c4a9fd0b81402cd95643abe">
          <v:shapetype id="1" coordsize="21600,21600" o:spt="202" path="m,l,21600r21600,l21600,xe" pt14:Unid="3a9c32eb094e46ee939bf5be78cb951c">
            <v:stroke joinstyle="miter" pt14:Unid="5b9af69e2ab54bc2b7e7b5ab40fb81e1"/>
            <v:path gradientshapeok="t" o:connecttype="rect" pt14:Unid="8e2637c45a674fadbe1888674492e08b"/>
          </v:shapetype>
          <v:shape id="1" style="position:absolute;margin-left:99.4pt;margin-top:4.4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type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" pt14:Unid="b295aac902304578a14984d1fe3a4ae1">
            <w10:wrap type="square" pt14:Unid="029a3a798f3c4748834b7ef0b54aabcc"/>
            <v:textbox style="mso-fit-shape-to-text:t" pt14:Unid="b176953820c349799810a28cd8067809">
              <w:txbxContent pt14:Unid="f5c69d9f488b40f98d0f05a644b35faa" pt14:SHA1Hash="a47956c40f9bed6d0c231ef54b5de1d346d81659">
                <w:p pt14:Unid="988d494daa5c4bbf943cff697fae2d0f">
                  <w:del w:author="Eric White" w:id="0" w:date="2025-12-24T01:47:12.2273159+00:00">
                    <w:r>
                      <w:delText>In</w:delText>
                    </w:r>
                  </w:del>
                </w:p>
              </w:txbxContent>
            </v:textbox>
          </v:shape>
        </w:pict>
      </w:r>
      <w:r>
        <w:rPr pt14:Unid="80c446884db04a9da1167bf727c1f975">
          <w:lang w:val="en-US" pt14:Unid="66ababb9fa8b40a4b3e2ba7ffc79e72d"/>
        </w:rPr>
        <w:pict pt14:Unid="00fce7a815c24f758327b1d776a1400e" pt14:SHA1Hash="22917e40f3f991a41e3d6f285129d86baff7ce91">
          <v:shapetype id="2" coordsize="21600,21600" o:spt="202" path="m,l,21600r21600,l21600,xe" pt14:Unid="50c30bf1aba64154af5742d697d0ba2b">
            <v:stroke joinstyle="miter" pt14:Unid="530d64ff30934ad5897b5e6f09b78ee5"/>
            <v:path gradientshapeok="t" o:connecttype="rect" pt14:Unid="f5f40c77d9c347ce91ba107233cac60f"/>
          </v:shapetype>
          <v:shape id="2" style="position:absolute;margin-left:99.4pt;margin-top:4.4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type="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" pt14:Unid="b295aac902304578a14984d1fe3a4ae1">
            <w10:wrap type="square" pt14:Unid="6383ec8f979246f0a9671b1a5251c8dd"/>
            <v:textbox style="mso-fit-shape-to-text:t" pt14:Unid="b176953820c349799810a28cd8067809">
              <w:txbxContent pt14:Unid="f5c69d9f488b40f98d0f05a644b35faa" pt14:SHA1Hash="644dbde9cf35f852166c812b861d8c22eb52c35d">
                <w:p pt14:Unid="988d494daa5c4bbf943cff697fae2d0f">
                  <w:ins w:author="Eric White" w:id="1" w:date="2025-12-24T01:47:12.2273159+00:00">
                    <w:r>
                      <w:t>Inside</w:t>
                    </w:r>
                  </w:ins>
                </w:p>
              </w:txbxContent>
            </v:textbox>
          </v:shape>
        </w:pict>
      </w:r>
      <w:r>
        <w:rPr pt14:Unid="80c446884db04a9da1167bf727c1f975">
          <w:lang w:val="en-US" pt14:Unid="66ababb9fa8b40a4b3e2ba7ffc79e72d"/>
        </w:rPr>
        <w:pict pt14:Unid="00fce7a815c24f758327b1d776a1400e" pt14:SHA1Hash="726588f59e1196b70c4a9fd0b81402cd95643abe">
          <v:shapetype id="3" coordsize="21600,21600" o:spt="202" path="m,l,21600r21600,l21600,xe" pt14:Unid="3a9c32eb094e46ee939bf5be78cb951c">
            <v:stroke joinstyle="miter" pt14:Unid="5b9af69e2ab54bc2b7e7b5ab40fb81e1"/>
            <v:path gradientshapeok="t" o:connecttype="rect" pt14:Unid="8e2637c45a674fadbe1888674492e08b"/>
          </v:shapetype>
          <v:shape id="3" style="position:absolute;margin-left:99.4pt;margin-top:4.4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type="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" pt14:Unid="b295aac902304578a14984d1fe3a4ae1">
            <w10:wrap type="square" pt14:Unid="029a3a798f3c4748834b7ef0b54aabcc"/>
            <v:textbox style="mso-fit-shape-to-text:t" pt14:Unid="b176953820c349799810a28cd8067809">
              <w:txbxContent pt14:Unid="f5c69d9f488b40f98d0f05a644b35faa" pt14:SHA1Hash="a47956c40f9bed6d0c231ef54b5de1d346d81659">
                <w:p pt14:Unid="988d494daa5c4bbf943cff697fae2d0f">
                  <w:pPr pt14:Unid="7c9a962c9baa4caeac1303c6cd11c6d3">
                    <w:rPr pt14:Unid="262afefded234551ad9761e82d3485d1">
                      <w:lang w:val="en-US" pt14:Unid="06b4696d92ac4f25ae5004934112262e"/>
                    </w:rPr>
                  </w:pPr>
                  <w:r>
                    <w:t xml:space="preserve"> Textbox.</w:t>
                  </w:r>
                </w:p>
              </w:txbxContent>
            </v:textbox>
          </v:shape>
        </w:pict>
      </w:r>
      <w:r>
        <w:rPr pt14:Unid="9fe516d65b774d3faba6a0409f46c597">
          <w:lang w:val="en-US" pt14:Unid="dcbe3f968e6c4b42a9f272095fbfcc9b"/>
        </w:rPr>
        <w:drawing pt14:Unid="8e0e48aaab2144678a574b53451caf61" pt14:SHA1Hash="528674d5cf2f58646cb7b23bc6f11fc789a87f54">
          <wp:inline distT="0" distB="0" distL="0" distR="0" pt14:Unid="13d1e750079241c89afb7c95017c31f1">
            <wp:extent cx="1047804" cy="495325" pt14:Unid="5652157f15194ed78aef33bc92bb0646"/>
            <wp:effectExtent l="0" t="0" r="0" b="0" pt14:Unid="51cbc60996304df49817a1133c17df43"/>
            <wp:docPr id="1" name="Picture 1" descr="Screen Clipping" pt14:Unid="02ae1b4ff8f447f2ab645961ee69c002"/>
            <wp:cNvGraphicFramePr pt14:Unid="9b010b7ac0394f8db30ccb0251767c2a">
              <a:graphicFrameLocks xmlns:a="http://schemas.openxmlformats.org/drawingml/2006/main" noChangeAspect="1" pt14:Unid="019ae6da8ce846dd8fac3f3bc67d92aa"/>
            </wp:cNvGraphicFramePr>
            <a:graphic xmlns:a="http://schemas.openxmlformats.org/drawingml/2006/main" pt14:Unid="07f4c6f4473e4bd49c3e7ad0f01af4ef">
              <a:graphicData uri="http://schemas.openxmlformats.org/drawingml/2006/picture" pt14:Unid="a9fbb5aa83cd4e3788fbccf41088d708">
                <pic:pic xmlns:pic="http://schemas.openxmlformats.org/drawingml/2006/picture" pt14:Unid="b73da6708aea4fbda5aeabd8bef83b63">
                  <pic:nvPicPr pt14:Unid="d9f3dfe65a00423fa97b1791aa1feb49">
                    <pic:cNvPr id="1" name="8A4DCCF.tmp" pt14:Unid="ece74684410d4615a7cda2fcf3d614a0"/>
                    <pic:cNvPicPr pt14:Unid="ddb98cb3ebc148629c770911b0b1c708"/>
                  </pic:nvPicPr>
                  <pic:blipFill pt14:Unid="61c8c2dbfa9f4159b7c7a22cb243c097">
                    <a:blip r:embed="Rd9eab0f4cf4046c8b9348a1b03e9bb52" pt14:Unid="d78a815531dc4c9ca57eae76a796b19e">
                      <a:extLst pt14:Unid="4c2d8994353e43c2819f98827ed94acf">
                        <a:ext uri="{28A0092B-C50C-407E-A947-70E740481C1C}" pt14:Unid="479e659aa6794c8ca576428d6ce31877">
                          <a14:useLocalDpi xmlns:a14="http://schemas.microsoft.com/office/drawing/2010/main" val="0" pt14:Unid="9f0be8054eff48b38ab8f343a279d0f9"/>
                        </a:ext>
                      </a:extLst>
                    </a:blip>
                    <a:stretch pt14:Unid="e4450cabb4b541c193cbc831d08b822d">
                      <a:fillRect pt14:Unid="d2374ba9feed4408a65ee69135453dcd"/>
                    </a:stretch>
                  </pic:blipFill>
                  <pic:spPr pt14:Unid="c75f708ee84746578da3744c5ac2781f">
                    <a:xfrm pt14:Unid="359dbfd5be2f41a1be139b7471453a17">
                      <a:off x="0" y="0" pt14:Unid="e76fe80cea804108820c515056278c1e"/>
                      <a:ext cx="1047804" cy="495325" pt14:Unid="33b50951f80740348d421385480dcb21"/>
                    </a:xfrm>
                    <a:prstGeom prst="rect" pt14:Unid="8810da3e848d424daa46b6bbca0025ce">
                      <a:avLst pt14:Unid="e22993853ef54d0da494be9919b7761f"/>
                    </a:prstGeom>
                  </pic:spPr>
                </pic:pic>
              </a:graphicData>
            </a:graphic>
          </wp:inline>
        </w:drawing>
      </w:r>
      <w:r>
        <w:rPr pt14:Unid="1d86bccd2c164363a80f705f10309fec">
          <w:lang w:val="en-US" pt14:Unid="cbb2ec7296e346a48a1addf3cc7787e5"/>
        </w:rPr>
        <w:t>Video provides a powerful way to help you prove your point.</w:t>
      </w:r>
    </w:p>
    <w:sectPr pt14:Unid="0b8da83eb0bf49a4a458beb8e145c3c4">
      <w:pgSz w:w="11906" w:h="16838" pt14:Unid="a1cd81196e2a41908b2af226a2cfe0c9"/>
      <w:pgMar w:top="1440" w:right="1440" w:bottom="1440" w:left="1440" w:header="720" w:footer="720" w:gutter="0" pt14:Unid="a53fb06e34064601b9c37db3f87d5d73"/>
      <w:cols w:space="720" pt14:Unid="8da8a0ae44a64b7487446c2406931e0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A0B"/>
    <w:rsid w:val="000C6A0B"/>
    <w:rsid w:val="001C62D9"/>
    <w:rsid w:val="005A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tmp" Id="rId4" /><Relationship Type="http://schemas.openxmlformats.org/officeDocument/2006/relationships/footnotes" Target="/word/footnotes.xml" Id="Rbff3ccec26eb4beb" /><Relationship Type="http://schemas.openxmlformats.org/officeDocument/2006/relationships/endnotes" Target="/word/endnotes.xml" Id="Rb2c2c1204f394814" /><Relationship Type="http://schemas.openxmlformats.org/officeDocument/2006/relationships/image" Target="/word/media/P47de10338aa34cab97b3a951184665fe.tmp" Id="Rd9eab0f4cf4046c8b9348a1b03e9bb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9</ap:Words>
  <ap:Characters>53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61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2017-06-11T15:06:00Z</dcterms:created>
  <dcterms:modified xsi:type="dcterms:W3CDTF">2017-06-11T15:07:00Z</dcterms:modified>
</cp:coreProperties>
</file>