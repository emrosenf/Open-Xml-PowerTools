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a69a3ba6ef15411380ea4a5f8f769b82">
      <w:pPr/>
      <w:r>
        <w:t>This is a test.</w:t>
      </w:r>
      <w:ins w:author="Eric White" w:id="0" w:date="2025-12-24T01:47:00.0162210+00:00">
        <w:r>
          <w:t xml:space="preserve"> Isn’t it?</w:t>
        </w:r>
      </w:ins>
    </w:p>
    <w:sectPr pt14:Unid="c265dbbb0b8547ee9b833d64c0a60b8e">
      <w:pgSz w:w="12240" w:h="15840" pt14:Unid="00c8948ebb2e476280494fe49448aff2"/>
      <w:pgMar w:top="1440" w:right="1440" w:bottom="1440" w:left="1440" w:header="720" w:footer="720" w:gutter="0" pt14:Unid="a93c7aeb653844fca036f4fe7913a8cb"/>
      <w:cols w:space="720" pt14:Unid="9eaa08efb90249f9966e1d5df339c3fa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707"/>
    <w:rsid w:val="00040F6F"/>
    <w:rsid w:val="001E4A87"/>
    <w:rsid w:val="002D6B23"/>
    <w:rsid w:val="0032130E"/>
    <w:rsid w:val="003E23EA"/>
    <w:rsid w:val="0059261B"/>
    <w:rsid w:val="005D7707"/>
    <w:rsid w:val="006B493A"/>
    <w:rsid w:val="008D3F48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ef4d5d4b5f8448cc" /><Relationship Type="http://schemas.openxmlformats.org/officeDocument/2006/relationships/endnotes" Target="/word/endnotes.xml" Id="Rbca80d4bfb5d4c7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3</ap:TotalTime>
  <ap:Pages>1</ap:Pages>
  <ap:Words>2</ap:Words>
  <ap:Characters>14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15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7</cp:revision>
  <dcterms:created xsi:type="dcterms:W3CDTF">2016-04-08T06:13:00Z</dcterms:created>
  <dcterms:modified xsi:type="dcterms:W3CDTF">2016-04-10T07:12:00Z</dcterms:modified>
</cp:coreProperties>
</file>