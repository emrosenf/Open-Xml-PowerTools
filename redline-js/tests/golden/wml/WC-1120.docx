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dadbdb3c785b4537985a69de1ee87029">
      <w:pPr/>
      <w:r>
        <w:t>This</w:t>
      </w:r>
      <w:ins w:author="Eric White" w:id="0" w:date="2025-12-24T01:47:00.8205625+00:00">
        <w:r>
          <w:t xml:space="preserve"> is a test</w:t>
        </w:r>
      </w:ins>
      <w:r>
        <w:t>.</w:t>
      </w:r>
    </w:p>
    <w:sectPr pt14:Unid="0e1639fd802a48a28af8ad7ffbdc8104">
      <w:pgSz w:w="12240" w:h="15840" pt14:Unid="9324446b4c33433e87b18b6cb4034a03"/>
      <w:pgMar w:top="1440" w:right="1440" w:bottom="1440" w:left="1440" w:header="720" w:footer="720" w:gutter="0" pt14:Unid="e34819d06eb7454e91d6f104e11e26de"/>
      <w:cols w:space="720" pt14:Unid="97200805a5884475af4d6e24d6df03f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707"/>
    <w:rsid w:val="00040F6F"/>
    <w:rsid w:val="001E4A87"/>
    <w:rsid w:val="002D6B23"/>
    <w:rsid w:val="0032130E"/>
    <w:rsid w:val="003E23EA"/>
    <w:rsid w:val="0059261B"/>
    <w:rsid w:val="005D7707"/>
    <w:rsid w:val="006B493A"/>
    <w:rsid w:val="008D3F48"/>
    <w:rsid w:val="00D8147F"/>
    <w:rsid w:val="00E83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7400319862674d4d" /><Relationship Type="http://schemas.openxmlformats.org/officeDocument/2006/relationships/endnotes" Target="/word/endnotes.xml" Id="R2c64fd1cf977400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3</ap:TotalTime>
  <ap:Pages>1</ap:Pages>
  <ap:Words>0</ap:Words>
  <ap:Characters>5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5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8</cp:revision>
  <dcterms:created xsi:type="dcterms:W3CDTF">2016-04-08T06:13:00Z</dcterms:created>
  <dcterms:modified xsi:type="dcterms:W3CDTF">2016-04-10T11:06:00Z</dcterms:modified>
</cp:coreProperties>
</file>