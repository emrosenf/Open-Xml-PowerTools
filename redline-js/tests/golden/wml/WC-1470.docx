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82743952fb8545e093c0650f0cdcc596" pt14:CorrelatedSHA1Hash="d8fbf6d74b86183f0f1b4656d82b70de1422e231" pt14:SHA1Hash="d8fbf6d74b86183f0f1b4656d82b70de1422e231" pt14:StructureSHA1Hash="f2ddf41a3bab769fad76d3eed53728d0cf180a8f">
      <w:tblPr pt14:Unid="c834c234e62e46eeb657784c8cee396a">
        <w:tblStyle w:val="TableGrid" pt14:Unid="751ba92896bc4b718a9411aa7aecfe4a"/>
        <w:tblW w:w="0" w:type="auto" pt14:Unid="5d36a8abbe1a439ea1a24aacf7a0e5ab"/>
        <w:tblLook w:val="04A0" w:firstRow="1" w:lastRow="0" w:firstColumn="1" w:lastColumn="0" w:noHBand="0" w:noVBand="1" pt14:Unid="3fd753be237b4064b1a299c9a6c677ce"/>
      </w:tblPr>
      <w:tblGrid pt14:Unid="5d7022f3c2bd405fb2637d4de5a3442f">
        <w:gridCol w:w="3116" pt14:Unid="471ce3628c4d428697fe8f9815fb9fdf"/>
        <w:gridCol w:w="3117" pt14:Unid="e1a5c4027233448fac952ef1c6732e66"/>
        <w:gridCol w:w="3117" pt14:Unid="3683e594057a4bf2a2b15294120c3b5f"/>
      </w:tblGrid>
      <w:tr pt14:Unid="705df57502d74d20961d2f2dc76381bf" pt14:CorrelatedSHA1Hash="98163f8bcdecd4b104b3c3960200b19b18e27ad6" pt14:SHA1Hash="98163f8bcdecd4b104b3c3960200b19b18e27ad6" pt14:StructureSHA1Hash="de1562127f350fb184ee4779afd4cbe86053b506">
        <w:tc pt14:Unid="cf8f757285ef4474a9021a28c587f178" pt14:SHA1Hash="6fb1c5c24dc8964dc007a2bc41c0fab685ad14d9">
          <w:tcPr pt14:Unid="42f83f6d972d465a8679c1338b4783a2">
            <w:tcW w:w="3116" w:type="dxa" pt14:Unid="8a076498d3f64b3ca4ca44b57e74efa0"/>
          </w:tcPr>
          <w:p pt14:Unid="0c9b738fb5c746ca9cf988a0e0512217">
            <w:pPr/>
            <w:r>
              <w:t>1</w:t>
            </w:r>
          </w:p>
        </w:tc>
        <w:tc pt14:Unid="56490caecc3e49f4a9a49d569f87b67e" pt14:SHA1Hash="6917d6c15e92524df506e0e9d56cd8abcbaef811">
          <w:tcPr pt14:Unid="f303dea864984ed9a142e3052840262c">
            <w:tcW w:w="3117" w:type="dxa" pt14:Unid="47fd01e54fe14934802a19b7bbe6357a"/>
          </w:tcPr>
          <w:p pt14:Unid="aed46523c6eb411ba6786c09885e7b15">
            <w:pPr/>
            <w:r>
              <w:t>2</w:t>
            </w:r>
          </w:p>
        </w:tc>
        <w:tc pt14:Unid="3ec7fcf6c89d4ba697774438ce0bc47a" pt14:SHA1Hash="85f88a30c359da27b102599451bbdfb980ebfd3b">
          <w:tcPr pt14:Unid="06ff134d70cb431ebcf714dc2fc8476c">
            <w:tcW w:w="3117" w:type="dxa" pt14:Unid="c3a01f20d6144039ab122d43e598b4c0"/>
          </w:tcPr>
          <w:p pt14:Unid="7519588bb26d46cb8080fb2b15a88a35">
            <w:pPr/>
            <w:r>
              <w:t>3</w:t>
            </w:r>
          </w:p>
        </w:tc>
      </w:tr>
      <w:tr pt14:Unid="6731483867a2490e874e58ae2e78a856" pt14:CorrelatedSHA1Hash="adea64400cba0a77fc1bc786a30c4427bed92755" pt14:SHA1Hash="adea64400cba0a77fc1bc786a30c4427bed92755" pt14:StructureSHA1Hash="de1562127f350fb184ee4779afd4cbe86053b506">
        <w:tc pt14:Unid="531dbceb010f414d8eb4fedaa5ef9079" pt14:SHA1Hash="9eeebd9c1a21d7d8026b54da62c197bca552817e">
          <w:tcPr pt14:Unid="78b2202e84b6466382b3e3d13ad17c00">
            <w:tcW w:w="3116" w:type="dxa" pt14:Unid="bb26b11301fe41b7b1092b3cc1f90073"/>
          </w:tcPr>
          <w:p pt14:Unid="9201353583de48f3b6a9f9358d959c7a">
            <w:pPr/>
            <w:del w:author="Eric White" w:id="0" w:date="2025-12-24T01:47:07.3864954+00:00">
              <w:r>
                <w:delText>4</w:delText>
              </w:r>
            </w:del>
            <w:ins w:author="Eric White" w:id="1" w:date="2025-12-24T01:47:07.3864954+00:00">
              <w:r>
                <w:t>Lorem.</w:t>
              </w:r>
            </w:ins>
          </w:p>
        </w:tc>
        <w:tc pt14:Unid="f8620ef719f54be3a969155d786776d0" pt14:SHA1Hash="c195afab9cd8e57058f7af2a553a80d91fec6aea">
          <w:tcPr pt14:Unid="f4e054cf931c4f399af220faf01ab177">
            <w:tcW w:w="3117" w:type="dxa" pt14:Unid="ff133e6613204292a5832c92a8b2c9fc"/>
          </w:tcPr>
          <w:p pt14:Unid="e8fae43436274e34b051db8c1bbc18d9">
            <w:pPr/>
            <w:del w:author="Eric White" w:id="2" w:date="2025-12-24T01:47:07.3864954+00:00">
              <w:r>
                <w:delText>Lorem.</w:delText>
              </w:r>
            </w:del>
            <w:ins w:author="Eric White" w:id="3" w:date="2025-12-24T01:47:07.3864954+00:00">
              <w:r>
                <w:t>8</w:t>
              </w:r>
            </w:ins>
          </w:p>
        </w:tc>
        <w:tc pt14:Unid="f89466e43f4c41d1a39a0d22ed1f64e0" pt14:SHA1Hash="124e225dc74814b6306c4545362e5d5494e13682">
          <w:tcPr pt14:Unid="3e73386d78834a068fa3c7fc3bd11ab3">
            <w:tcW w:w="3117" w:type="dxa" pt14:Unid="2ef419fc79db47d9a4c933dcc715d5f8"/>
          </w:tcPr>
          <w:p pt14:Unid="27e0849a2cc547c08982cb272931f75d">
            <w:pPr/>
            <w:del w:author="Eric White" w:id="4" w:date="2025-12-24T01:47:07.3864954+00:00">
              <w:r>
                <w:delText>6</w:delText>
              </w:r>
            </w:del>
            <w:ins w:author="Eric White" w:id="5" w:date="2025-12-24T01:47:07.3864954+00:00">
              <w:r>
                <w:t>9</w:t>
              </w:r>
            </w:ins>
          </w:p>
        </w:tc>
      </w:tr>
      <w:tr pt14:Unid="60437f5778374da18cf2a1f1f3d37084" pt14:CorrelatedSHA1Hash="55cc9b9c5545f2438405243f58d0e95d75727440" pt14:SHA1Hash="55cc9b9c5545f2438405243f58d0e95d75727440" pt14:StructureSHA1Hash="de1562127f350fb184ee4779afd4cbe86053b506">
        <w:trPr>
          <w:del w:author="Eric White" w:id="6" w:date="2025-12-24T01:47:07.3864954+00:00"/>
        </w:trPr>
        <w:tc pt14:Unid="faef70de88d14c17912694a7f6c69a1b" pt14:SHA1Hash="d184e6250724e756381196073c2a5cdf34d78f24">
          <w:tcPr pt14:Unid="92e5ecb1f3704bf98605e488d72ce4a2">
            <w:tcW w:w="3116" w:type="dxa" pt14:Unid="d428b005d3c4495ea0f2a047342dc3bf"/>
          </w:tcPr>
          <w:p pt14:Unid="dacfa4d862074d0cb22b706cee38fe1d">
            <w:pPr pt14:Status="Deleted">
              <w:rPr>
                <w:del w:author="Eric White" w:id="7" w:date="2025-12-24T01:47:07.3864954+00:00"/>
              </w:rPr>
            </w:pPr>
            <w:del w:author="Eric White" w:id="8" w:date="2025-12-24T01:47:07.3864954+00:00">
              <w:r>
                <w:delText>7</w:delText>
              </w:r>
            </w:del>
          </w:p>
        </w:tc>
        <w:tc pt14:Unid="8784b8c971ee4da89715b4e5b9ea5093" pt14:SHA1Hash="f330c9a266b2cbbd8317fe56b01a34ae9222cd7d">
          <w:tcPr pt14:Unid="f0f63d555c2c458ebeeb1137e2bc12dd">
            <w:tcW w:w="3117" w:type="dxa" pt14:Unid="fa4947b4b5454ad48630930d0c6b0ae3"/>
          </w:tcPr>
          <w:p pt14:Unid="683930f07c14423e87e422a6c1daf21a">
            <w:pPr pt14:Status="Deleted">
              <w:rPr>
                <w:del w:author="Eric White" w:id="9" w:date="2025-12-24T01:47:07.3864954+00:00"/>
              </w:rPr>
            </w:pPr>
            <w:del w:author="Eric White" w:id="10" w:date="2025-12-24T01:47:07.3864954+00:00">
              <w:r>
                <w:delText>8</w:delText>
              </w:r>
            </w:del>
          </w:p>
        </w:tc>
        <w:tc pt14:Unid="9c5a974c01d1481190501ea592b9d234" pt14:SHA1Hash="479920e437574d0fe73915516fd52a6a1a640439">
          <w:tcPr pt14:Unid="c54c91e70d1e4b1cac41c1ecacd3ed5c">
            <w:tcW w:w="3117" w:type="dxa" pt14:Unid="1a7477aa21c448c0a9c309944b198a6a"/>
          </w:tcPr>
          <w:p pt14:Unid="4b612e9c815a4f1c8b44ec83addbf14a">
            <w:pPr pt14:Status="Deleted">
              <w:rPr>
                <w:del w:author="Eric White" w:id="11" w:date="2025-12-24T01:47:07.3864954+00:00"/>
              </w:rPr>
            </w:pPr>
            <w:del w:author="Eric White" w:id="12" w:date="2025-12-24T01:47:07.3864954+00:00">
              <w:r>
                <w:delText>9</w:delText>
              </w:r>
            </w:del>
          </w:p>
        </w:tc>
      </w:tr>
    </w:tbl>
    <w:p pt14:Unid="dcda6c1ee01d489b91bec0778a18fb2c">
      <w:pPr/>
    </w:p>
    <w:sectPr pt14:Unid="ae49752e848a4991a964bde8669d42a1">
      <w:pgSz w:w="12240" w:h="15840" pt14:Unid="fe89bbbf895343f484938743c042dd9b"/>
      <w:pgMar w:top="1440" w:right="1440" w:bottom="1440" w:left="1440" w:header="720" w:footer="720" w:gutter="0" pt14:Unid="187035b7a46d4c9195aced360133fc21"/>
      <w:cols w:space="720" pt14:Unid="95fa778f87b9407c80d3cf281b3c906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95D"/>
    <w:rsid w:val="00040F6F"/>
    <w:rsid w:val="001E4A87"/>
    <w:rsid w:val="0020075E"/>
    <w:rsid w:val="00207E98"/>
    <w:rsid w:val="004168B7"/>
    <w:rsid w:val="00552177"/>
    <w:rsid w:val="005C726E"/>
    <w:rsid w:val="00631639"/>
    <w:rsid w:val="0097795D"/>
    <w:rsid w:val="00A13EEB"/>
    <w:rsid w:val="00D52DD1"/>
    <w:rsid w:val="00D8147F"/>
    <w:rsid w:val="00E1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7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f7cc79e5f14d4e73" /><Relationship Type="http://schemas.openxmlformats.org/officeDocument/2006/relationships/endnotes" Target="/word/endnotes.xml" Id="Rd80d14647bed43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13</ap:TotalTime>
  <ap:Pages>1</ap:Pages>
  <ap:Words>4</ap:Words>
  <ap:Characters>23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11</cp:revision>
  <dcterms:created xsi:type="dcterms:W3CDTF">2016-04-21T13:46:00Z</dcterms:created>
  <dcterms:modified xsi:type="dcterms:W3CDTF">2016-05-16T15:07:00Z</dcterms:modified>
</cp:coreProperties>
</file>