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5ae132c7b73d451d97d7a79df906a236">
      <w:pPr/>
      <w:r>
        <w:pict pt14:Unid="d4149ae881334267ba00ff8df8641294" pt14:SHA1Hash="73476ebed6647c112adbbf1656608d9bf0a5afc5">
          <v:shapetype id="1" coordsize="21600,21600" o:spt="202" path="m,l,21600r21600,l21600,xe" pt14:Unid="43eef1f3a6f1474584e78660db680082">
            <v:stroke joinstyle="miter" pt14:Unid="4979c7f2e10d4e2483f5904fa2e27cd9"/>
            <v:path gradientshapeok="t" o:connecttype="rect" pt14:Unid="829045e0e84c477d97b037c3f73ede63"/>
          </v:shapetype>
          <v:shape id="1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cf01b149b5a347178d25f8ce6640ea77">
            <w10:wrap type="square" pt14:Unid="31458b6590c04ae5b6c2708ba71a061c"/>
            <v:textbox style="mso-fit-shape-to-text:t" pt14:Unid="5d109885a21b4db588b00e371a2513be">
              <w:txbxContent pt14:Unid="a73f7b5df999465d89b57f26002996aa" pt14:SHA1Hash="82d9a9ef5da29563603c8f55792b1aa25c50502e">
                <w:p pt14:Unid="b68dbf09bdec4cfba5eff0f3e3d400ab">
                  <w:del w:author="Eric White" w:id="0" w:date="2025-12-24T01:47:10.1032211+00:00">
                    <w:r>
                      <w:rPr pt14:Unid="00ec6456d4cb4a2a8d9f3c30a26e2308">
                        <w:b pt14:Unid="7d648e04f95c40889f82dae6705e5b3c"/>
                      </w:rPr>
                      <w:delText>In</w:delText>
                    </w:r>
                  </w:del>
                  <w:del w:author="Eric White" w:id="1" w:date="2025-12-24T01:47:10.1032211+00:00">
                    <w:r>
                      <w:delText>1</w:delText>
                    </w:r>
                  </w:del>
                </w:p>
              </w:txbxContent>
            </v:textbox>
          </v:shape>
        </w:pict>
      </w:r>
      <w:r>
        <w:pict pt14:Unid="d4149ae881334267ba00ff8df8641294" pt14:SHA1Hash="7234c165f8bbdf812901e9ed7b20267b85aafbc1">
          <v:shapetype id="2" coordsize="21600,21600" o:spt="202" path="m,l,21600r21600,l21600,xe" pt14:Unid="fd73efd06b004f4a92702de8a15b22ce">
            <v:stroke joinstyle="miter" pt14:Unid="a5fca4019a8e4f92b0105f94bee08d58"/>
            <v:path gradientshapeok="t" o:connecttype="rect" pt14:Unid="7015047f0b6e459f8e9ae070894d5e00"/>
          </v:shapetype>
          <v:shape id="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cf01b149b5a347178d25f8ce6640ea77">
            <w10:wrap type="square" pt14:Unid="9035d95b01d2472cbbb8aa9e57c663aa"/>
            <v:textbox style="mso-fit-shape-to-text:t" pt14:Unid="5d109885a21b4db588b00e371a2513be">
              <w:txbxContent pt14:Unid="a73f7b5df999465d89b57f26002996aa" pt14:SHA1Hash="9085433138d7fb1eb9e571c8b9943bfeac2b37f1">
                <w:p pt14:Unid="b68dbf09bdec4cfba5eff0f3e3d400ab">
                  <w:ins w:author="Eric White" w:id="2" w:date="2025-12-24T01:47:10.1032211+00:00">
                    <w:r>
                      <w:rPr pt14:Unid="3cb0eedd416843d69bfcf8a38dab3166">
                        <w:b pt14:Unid="5725003763df4fe8824b95b41164a300"/>
                      </w:rPr>
                      <w:t>In</w:t>
                    </w:r>
                  </w:ins>
                </w:p>
              </w:txbxContent>
            </v:textbox>
          </v:shape>
        </w:pict>
      </w:r>
      <w:r>
        <w:pict pt14:Unid="d4149ae881334267ba00ff8df8641294" pt14:SHA1Hash="73476ebed6647c112adbbf1656608d9bf0a5afc5">
          <v:shapetype id="3" coordsize="21600,21600" o:spt="202" path="m,l,21600r21600,l21600,xe" pt14:Unid="43eef1f3a6f1474584e78660db680082">
            <v:stroke joinstyle="miter" pt14:Unid="4979c7f2e10d4e2483f5904fa2e27cd9"/>
            <v:path gradientshapeok="t" o:connecttype="rect" pt14:Unid="829045e0e84c477d97b037c3f73ede63"/>
          </v:shapetype>
          <v:shape id="3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cf01b149b5a347178d25f8ce6640ea77">
            <w10:wrap type="square" pt14:Unid="31458b6590c04ae5b6c2708ba71a061c"/>
            <v:textbox style="mso-fit-shape-to-text:t" pt14:Unid="5d109885a21b4db588b00e371a2513be">
              <w:txbxContent pt14:Unid="a73f7b5df999465d89b57f26002996aa" pt14:SHA1Hash="82d9a9ef5da29563603c8f55792b1aa25c50502e">
                <w:p pt14:Unid="b68dbf09bdec4cfba5eff0f3e3d400ab">
                  <w:pPr pt14:Unid="e752397a19e44a0a82e719d59a88e962">
                    <w:spacing w:before="160" pt14:Unid="3644ddfed9124ceb8821425f7e43c41f"/>
                  </w:pPr>
                </w:p>
              </w:txbxContent>
            </v:textbox>
          </v:shape>
        </w:pict>
      </w:r>
      <w:r>
        <w:t>Out</w:t>
      </w:r>
    </w:p>
    <w:sectPr pt14:Unid="57844b3897d749a98e2e9b503b80d80d">
      <w:pgSz w:w="12240" w:h="15840" pt14:Unid="ce85a12fdf6e4e41bb52857debe74273"/>
      <w:pgMar w:top="1440" w:right="1440" w:bottom="1440" w:left="1440" w:header="720" w:footer="720" w:gutter="0" pt14:Unid="694215900e394aebb75637096ff5a12f"/>
      <w:cols w:space="720" pt14:Unid="c4c8a60169e44bec84fae7f3e3516f2e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962"/>
    <w:rsid w:val="0018436D"/>
    <w:rsid w:val="00192E60"/>
    <w:rsid w:val="001B185E"/>
    <w:rsid w:val="006A3160"/>
    <w:rsid w:val="009D4962"/>
    <w:rsid w:val="00EB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4f3823dbdcae4a76" /><Relationship Type="http://schemas.openxmlformats.org/officeDocument/2006/relationships/endnotes" Target="/word/endnotes.xml" Id="R6451e355a18d40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7</cp:revision>
  <dcterms:created xsi:type="dcterms:W3CDTF">2016-05-28T09:55:00Z</dcterms:created>
  <dcterms:modified xsi:type="dcterms:W3CDTF">2016-05-28T22:04:00Z</dcterms:modified>
</cp:coreProperties>
</file>