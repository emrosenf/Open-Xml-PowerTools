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fb207922a98f47a89ecd47da233f0306" pt14:CorrelatedSHA1Hash="f2fd728ce6ad0a54a5e23293e200e1b18191cec2" pt14:SHA1Hash="f2fd728ce6ad0a54a5e23293e200e1b18191cec2" pt14:StructureSHA1Hash="90329f70f40ddaa4c5ce841426bd667000803548">
      <w:tblPr pt14:Unid="8e2e5dd141c845dd9f71249426bf0405">
        <w:tblStyle w:val="TableGrid" pt14:Unid="f740c063d79041ff84e0aa43b5ed4335"/>
        <w:tblW w:w="0" w:type="auto" pt14:Unid="8fc7d2c7368d4e68b79e1f9ba7d6337d"/>
        <w:tblLook w:val="04A0" w:firstRow="1" w:lastRow="0" w:firstColumn="1" w:lastColumn="0" w:noHBand="0" w:noVBand="1" pt14:Unid="4c74972249d349f99389c8e7f147941c"/>
      </w:tblPr>
      <w:tblGrid pt14:Unid="ea4234ce78b24679ad09e00cc3c7f10e">
        <w:gridCol w:w="3005" pt14:Unid="5d0efe3370de41ca84b5abd0f8b1274a"/>
        <w:gridCol w:w="3005" pt14:Unid="9b7f09a139dd411ba07531c3fd4d1f5d"/>
        <w:gridCol w:w="3006" pt14:Unid="9845d8ad2340409c9a42eb1dcba327fb"/>
      </w:tblGrid>
      <w:tr pt14:Unid="1fe4bea320df4a5b9a0a8901e23ffc58" pt14:CorrelatedSHA1Hash="9498418d9ec9ad5819a6c32c4925e225d0729b04" pt14:SHA1Hash="9498418d9ec9ad5819a6c32c4925e225d0729b04" pt14:StructureSHA1Hash="0a90770e43c83decbb595ad4ff090fc3b5176d33">
        <w:tc pt14:Unid="814769994a894792a9d58fbc6476ecbe" pt14:SHA1Hash="28d2b262dddf009816af503692a9a2011bf15738">
          <w:tcPr pt14:Unid="89de42acef3c4f15b6912b6167ba17d2">
            <w:tcW w:w="9016" w:type="dxa" pt14:Unid="4b87d8bc6eef4b8fad84a40339c09a83"/>
            <w:gridSpan w:val="3" pt14:Unid="b3281dd18b914fc4a4d3d4dd7429cbfe"/>
          </w:tcPr>
          <w:p pt14:Unid="326e5325f5e34f1da57f29dda1c5aafb">
            <w:pPr/>
            <w:del w:author="Eric White" w:id="0" w:date="2025-12-24T01:47:11.6189322+00:00">
              <w:r>
                <w:delText>Title</w:delText>
              </w:r>
            </w:del>
            <w:ins w:author="Eric White" w:id="1" w:date="2025-12-24T01:47:11.6189322+00:00">
              <w:r>
                <w:t>Title1</w:t>
              </w:r>
            </w:ins>
          </w:p>
        </w:tc>
      </w:tr>
      <w:tr pt14:Unid="5157ff179614492d90403b777518885c" pt14:CorrelatedSHA1Hash="710b0f43dc69185babf47302a37e42c07dde3dd4" pt14:SHA1Hash="710b0f43dc69185babf47302a37e42c07dde3dd4" pt14:StructureSHA1Hash="de1562127f350fb184ee4779afd4cbe86053b506">
        <w:tc pt14:Unid="83afedf33d8f4ea5966978b5461a6b5f" pt14:SHA1Hash="ca6954d89d102da9e8b7d63a9432e318ff0b4a70">
          <w:tcPr pt14:Unid="a2bf33c13df54f3189ef05572c697662">
            <w:tcW w:w="3005" w:type="dxa" pt14:Unid="6a87a0e2f47b438793c1a229f3536aa9"/>
          </w:tcPr>
          <w:p pt14:Unid="53b6c0d4564843dcbc496706e7b0e893">
            <w:pPr/>
            <w:r>
              <w:t>One</w:t>
            </w:r>
          </w:p>
        </w:tc>
        <w:tc pt14:Unid="96ef6025ed6540ddad4014e8724ca8ed" pt14:SHA1Hash="6b0b96cbb59c9a9713255267acaca4af59f69d99">
          <w:tcPr pt14:Unid="70f00e2bd0824de482508eb07405d58d">
            <w:tcW w:w="3005" w:type="dxa" pt14:Unid="123751d5fe484682bbd39ef3ecdc368e"/>
          </w:tcPr>
          <w:p pt14:Unid="d1a6c5d9578849108374ef1cefeea2ed">
            <w:pPr/>
            <w:del w:author="Eric White" w:id="2" w:date="2025-12-24T01:47:11.6189322+00:00">
              <w:r>
                <w:delText>Two</w:delText>
              </w:r>
            </w:del>
            <w:ins w:author="Eric White" w:id="3" w:date="2025-12-24T01:47:11.6189322+00:00">
              <w:r>
                <w:t>Two2</w:t>
              </w:r>
            </w:ins>
          </w:p>
        </w:tc>
        <w:tc pt14:Unid="97fe0b9be4044b03900d29a2bd54e3cc" pt14:SHA1Hash="9cec6021d558574852b2f81e88fbd1778ab29143">
          <w:tcPr pt14:Unid="c0d3a0b8df4e43d990fcdfc3b160bedf">
            <w:tcW w:w="3006" w:type="dxa" pt14:Unid="82f4e5c9dc234f6084936fdb926c5bd5"/>
          </w:tcPr>
          <w:p pt14:Unid="d753cd9c00f6469cb1534b7f38c66c85">
            <w:pPr/>
            <w:r>
              <w:t>Three</w:t>
            </w:r>
          </w:p>
        </w:tc>
      </w:tr>
      <w:tr pt14:Unid="94bbad398bb24bb4acd824108591ffb6" pt14:CorrelatedSHA1Hash="f38e0bf24834c76c03321798cd06b8403235d721" pt14:SHA1Hash="f38e0bf24834c76c03321798cd06b8403235d721" pt14:StructureSHA1Hash="de1562127f350fb184ee4779afd4cbe86053b506">
        <w:tc pt14:Unid="3f95e2514a5f42f186679cc3a83fa8d8" pt14:SHA1Hash="6386d99174e1c58b71eb6505a221c15ef2ff08db">
          <w:tcPr pt14:Unid="c26ad8bc180047349963694e6322ca25">
            <w:tcW w:w="3005" w:type="dxa" pt14:Unid="717e42ba2a1c4b2498db65296c9eea44"/>
          </w:tcPr>
          <w:p pt14:Unid="c304ba22c69941559775d758a9635d07">
            <w:pPr/>
            <w:r>
              <w:t>Four</w:t>
            </w:r>
          </w:p>
        </w:tc>
        <w:tc pt14:Unid="18c04c4a2f084d95b060b2c4a1b6528d" pt14:SHA1Hash="453feb1dc1cb07e4094645ab60c75a6cd65b09b9">
          <w:tcPr pt14:Unid="e1f7b17c3c2b411dbfd63708aaf10926">
            <w:tcW w:w="3005" w:type="dxa" pt14:Unid="9ba1561eeacd468783af236675fc9fbc"/>
          </w:tcPr>
          <w:p pt14:Unid="b148b4c6e86d433780e734256a55efa3">
            <w:pPr/>
            <w:r>
              <w:t>Five</w:t>
            </w:r>
          </w:p>
        </w:tc>
        <w:tc pt14:Unid="0f203183c1d541de9cc38a0fce87f57d" pt14:SHA1Hash="66a2ae1dcdcf64d51b120ec2a6923f3df803efdf">
          <w:tcPr pt14:Unid="84d17f9949c247e48aef5312cd7e5266">
            <w:tcW w:w="3006" w:type="dxa" pt14:Unid="25698a474fce45f3a99d51d2bcd493c8"/>
          </w:tcPr>
          <w:p pt14:Unid="1873a694e247481c851ccd56b3b38a04">
            <w:pPr/>
            <w:del w:author="Eric White" w:id="4" w:date="2025-12-24T01:47:11.6189322+00:00">
              <w:r>
                <w:delText>Six</w:delText>
              </w:r>
            </w:del>
            <w:ins w:author="Eric White" w:id="5" w:date="2025-12-24T01:47:11.6189322+00:00">
              <w:r>
                <w:t>Six6</w:t>
              </w:r>
            </w:ins>
          </w:p>
        </w:tc>
      </w:tr>
    </w:tbl>
    <w:p pt14:Unid="fa75a1cc79ef467abbeacd9e1b41bd65">
      <w:pPr/>
    </w:p>
    <w:sectPr pt14:Unid="a175bb55a1bd41e9bcc5f9eb121e3cc8">
      <w:pgSz w:w="11906" w:h="16838" pt14:Unid="5fa552e8773a429c8a06bf52bd3b0b2e"/>
      <w:pgMar w:top="1440" w:right="1440" w:bottom="1440" w:left="1440" w:header="720" w:footer="720" w:gutter="0" pt14:Unid="4e911b62e92e43d1a2d7a697b199c826"/>
      <w:cols w:space="720" pt14:Unid="5ede7a14d06044b0bb6400a5c98b74a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F6C"/>
    <w:rsid w:val="00441F6C"/>
    <w:rsid w:val="00537B0E"/>
    <w:rsid w:val="00A4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7B0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91835e9fb7244e44" /><Relationship Type="http://schemas.openxmlformats.org/officeDocument/2006/relationships/endnotes" Target="/word/endnotes.xml" Id="R7d8cfe83178d48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5</ap:Words>
  <ap:Characters>33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37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2017-05-28T01:18:00Z</dcterms:created>
  <dcterms:modified xsi:type="dcterms:W3CDTF">2017-05-28T01:18:00Z</dcterms:modified>
</cp:coreProperties>
</file>