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818339f45684411d995b6ea2a9b7ddc8">
      <w:pPr/>
      <w:r>
        <w:t xml:space="preserve">This </w:t>
      </w:r>
      <w:del w:author="Eric White" w:id="0" w:date="2025-12-24T01:46:59.0745255+00:00">
        <w:r>
          <w:delText>is</w:delText>
        </w:r>
      </w:del>
      <w:ins w:author="Eric White" w:id="1" w:date="2025-12-24T01:46:59.0745255+00:00">
        <w:r>
          <w:t>was</w:t>
        </w:r>
      </w:ins>
      <w:r>
        <w:t xml:space="preserve"> a test.</w:t>
      </w:r>
    </w:p>
    <w:sectPr pt14:Unid="fb217faf94184fa1b67223c8fac8f873">
      <w:pgSz w:w="12240" w:h="15840" pt14:Unid="112a9d39db7746ab9a59be53768832d5"/>
      <w:pgMar w:top="1440" w:right="1440" w:bottom="1440" w:left="1440" w:header="720" w:footer="720" w:gutter="0" pt14:Unid="4d58fdc84382482bb4b97da9e4945f98"/>
      <w:cols w:space="720" pt14:Unid="7756d1cb448543e69d2b428e0fcbdbab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ad6ccb58f26f4b66" /><Relationship Type="http://schemas.openxmlformats.org/officeDocument/2006/relationships/endnotes" Target="/word/endnotes.xml" Id="R90715d75ccef49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2016-04-08T06:13:00Z</dcterms:created>
  <dcterms:modified xsi:type="dcterms:W3CDTF">2016-04-10T07:12:00Z</dcterms:modified>
</cp:coreProperties>
</file>