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f2aaa4afbd9b4833841fea4792ebb328">
      <w:pPr/>
      <w:r>
        <w:t xml:space="preserve">This is a </w:t>
      </w:r>
      <w:ins w:author="Eric White" w:id="0" w:date="2025-12-24T01:47:00.6382162+00:00">
        <w:r>
          <w:t xml:space="preserve">very long, important, and interesting </w:t>
        </w:r>
      </w:ins>
      <w:r>
        <w:t>test.</w:t>
      </w:r>
    </w:p>
    <w:sectPr pt14:Unid="2832d3ffba7f475a98376ebf915603a6">
      <w:pgSz w:w="12240" w:h="15840" pt14:Unid="5f2f42bf4a3047e4bf6c817e2520db5c"/>
      <w:pgMar w:top="1440" w:right="1440" w:bottom="1440" w:left="1440" w:header="720" w:footer="720" w:gutter="0" pt14:Unid="0f279691fd184a4da137260e01304f08"/>
      <w:cols w:space="720" pt14:Unid="3e274d867376409982896bf3567f15c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db4ec76f1833410e" /><Relationship Type="http://schemas.openxmlformats.org/officeDocument/2006/relationships/endnotes" Target="/word/endnotes.xml" Id="R18ff09c901bd40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2016-04-08T06:13:00Z</dcterms:created>
  <dcterms:modified xsi:type="dcterms:W3CDTF">2016-04-10T07:12:00Z</dcterms:modified>
</cp:coreProperties>
</file>