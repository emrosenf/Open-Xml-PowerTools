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20ef8bda7761498597c75a7b92261aec">
      <w:pPr/>
      <w:r>
        <w:t>12.34</w:t>
      </w:r>
    </w:p>
    <w:p pt14:Unid="b3211cfc27e74d25ad51a2ad2b5c5548">
      <w:pPr pt14:Status="Deleted">
        <w:rPr>
          <w:del w:author="Eric White" w:id="0" w:date="2025-12-24T01:46:58.7713703+00:00"/>
        </w:rPr>
      </w:pPr>
      <w:del w:author="Eric White" w:id="1" w:date="2025-12-24T01:46:58.7713703+00:00">
        <w:r>
          <w:delText>12,34</w:delText>
        </w:r>
      </w:del>
    </w:p>
    <w:p pt14:Unid="aa1f4f4aa1654ae08256e2754cd3f7ae">
      <w:pPr/>
      <w:r>
        <w:t>Ab,cd</w:t>
      </w:r>
    </w:p>
    <w:p pt14:Unid="1c59034397c145a393f1b0b8afceaaa2">
      <w:pPr/>
      <w:r>
        <w:t>Test.</w:t>
      </w:r>
    </w:p>
    <w:p pt14:Unid="6f224b6346794be08d295436c6b3e760">
      <w:pPr/>
      <w:r>
        <w:t>.Test.123</w:t>
      </w:r>
    </w:p>
    <w:sectPr pt14:Unid="54697cdbb480408e92c5539ea3e13270">
      <w:pgSz w:w="12240" w:h="15840" pt14:Unid="7d33e1a1eef94185b7c5dc4546c23ea5"/>
      <w:pgMar w:top="1440" w:right="1440" w:bottom="1440" w:left="1440" w:header="720" w:footer="720" w:gutter="0" pt14:Unid="251f77c266a146e6942743bcbbd583a2"/>
      <w:cols w:space="720" pt14:Unid="933c7760fd3d49b397ea01396c73bdd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707"/>
    <w:rsid w:val="00040F6F"/>
    <w:rsid w:val="001E4A87"/>
    <w:rsid w:val="002D6B23"/>
    <w:rsid w:val="0032130E"/>
    <w:rsid w:val="003E23EA"/>
    <w:rsid w:val="0059261B"/>
    <w:rsid w:val="005D7707"/>
    <w:rsid w:val="00D8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11e4c826ea994261" /><Relationship Type="http://schemas.openxmlformats.org/officeDocument/2006/relationships/endnotes" Target="/word/endnotes.xml" Id="R22113a22bc74405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3</ap:TotalTime>
  <ap:Pages>1</ap:Pages>
  <ap:Words>5</ap:Words>
  <ap:Characters>29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33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5</cp:revision>
  <dcterms:created xsi:type="dcterms:W3CDTF">2016-04-08T06:13:00Z</dcterms:created>
  <dcterms:modified xsi:type="dcterms:W3CDTF">2016-04-09T12:25:00Z</dcterms:modified>
</cp:coreProperties>
</file>