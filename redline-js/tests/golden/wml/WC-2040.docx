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c995f61a5710460b8a6e8266990d227c">
      <w:pPr pt14:Unid="ba7c1a58280d466a832571ba61e301d8">
        <w:rPr pt14:Unid="390eb088cceb486f8b754219d014c8f2">
          <w:lang w:val="en-US" pt14:Unid="15bcc487ad8644ff992fe66802d6c3db"/>
        </w:rPr>
      </w:pPr>
      <w:r>
        <w:rPr pt14:Unid="a0eb2148ca934cd3a97b6d1603ee18a2">
          <w:lang w:val="en-US" pt14:Unid="30dbdaf1170b41e88822190579f9329b"/>
        </w:rPr>
        <w:t xml:space="preserve">Video provides a </w:t>
      </w:r>
      <w:del w:author="Eric White" w:id="0" w:date="2025-12-24T01:47:11.8373940+00:00">
        <w:r>
          <w:rPr pt14:Unid="c2576c60801c4423985baffc382a40cf">
            <w:lang w:val="en-US" pt14:Unid="3efb922829ab4c94b2ec9080df0dd222"/>
          </w:rPr>
          <w:delText>powerful</w:delText>
        </w:r>
      </w:del>
      <w:ins w:author="Eric White" w:id="1" w:date="2025-12-24T01:47:11.8373940+00:00">
        <w:r>
          <w:rPr pt14:Unid="177ad21f7e7e4f2f90e713b32f653abc">
            <w:rStyle w:val="MyNewCharStyle" pt14:Unid="c849480387d5424f8eae3279e0b2a8c6"/>
          </w:rPr>
          <w:t>powerish</w:t>
        </w:r>
      </w:ins>
      <w:r>
        <w:rPr pt14:Unid="6edd83340bf0495f892d47439fb60c91">
          <w:color w:val="F4B083" w:themeColor="accent2" w:themeTint="99" pt14:Unid="f403a0c1cdd24111aaccf58147c48400"/>
          <w:sz w:val="28" pt14:Unid="d6439046f878449da7f14b9fbda64b0d"/>
          <w:lang w:val="en-US" pt14:Unid="4b1a62b1677d42719cc5019d85f38c95"/>
          <w:rPrChange w:author="Eric White" w:id="0" w:date="2025-12-24T01:47:11.8373940+00:00">
            <w:rPr/>
          </w:rPrChange>
        </w:rPr>
        <w:t xml:space="preserve"> </w:t>
      </w:r>
      <w:r>
        <w:rPr pt14:Unid="f501fba498ad4be1bb539860fba671d6">
          <w:lang w:val="en-US" pt14:Unid="2ef44a16d5204bf99cee9c17ee85d7b5"/>
        </w:rPr>
        <w:t>way to help you prove your point.</w:t>
      </w:r>
    </w:p>
    <w:sectPr pt14:Unid="8179fdd71d3f4082b9fe37f312a9bc30">
      <w:pgSz w:w="11906" w:h="16838" pt14:Unid="9c79f0787acc42918d64fd46777bf9d8"/>
      <w:pgMar w:top="1440" w:right="1440" w:bottom="1440" w:left="1440" w:header="720" w:footer="720" w:gutter="0" pt14:Unid="b01e42789393477e877e4530ffbc50c5"/>
      <w:cols w:space="720" pt14:Unid="d70b04a6a5de4ac9a2be4670bb11560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5F"/>
    <w:rsid w:val="007225A6"/>
    <w:rsid w:val="00A42E5F"/>
    <w:rsid w:val="00C9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MyNewCharStyle" w:customStyle="1">
    <w:name w:val="MyNewCharStyle"/>
    <w:basedOn w:val="DefaultParagraphFont"/>
    <w:uiPriority w:val="1"/>
    <w:qFormat/>
    <w:rsid w:val="00D94ED4"/>
    <w:rPr>
      <w:b/>
      <w:i/>
      <w:color w:val="F4B083" w:themeColor="accent2" w:themeTint="99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571bb355c7e0476a" /><Relationship Type="http://schemas.openxmlformats.org/officeDocument/2006/relationships/endnotes" Target="/word/endnotes.xml" Id="R88b7806b484546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2017-06-01T16:39:00Z</dcterms:created>
  <dcterms:modified xsi:type="dcterms:W3CDTF">2017-06-01T16:40:00Z</dcterms:modified>
</cp:coreProperties>
</file>