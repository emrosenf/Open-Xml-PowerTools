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15 w16se wp14 pt14">
  <w:body>
    <w:p pt14:Unid="60c30e3857734592bc9f80b06f0e094c">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pt14:Unid="2ca037e99b3548b3a046af77b81494f2">
      <w:pPr/>
      <w:r>
        <w:t>To change the way a picture fits in your document</w:t>
      </w:r>
      <w:ins w:author="Eric White" w:id="0" w:date="2025-12-24T01:47:09.5932533+00:00">
        <w:r>
          <w:rPr pt14:Unid="0b279b0cb5c64ab7bcd69327424d3141">
            <w:rStyle w:val="EndnoteReference" pt14:Unid="009ba7afbc8d4814b08b3f13eca1d03f"/>
          </w:rPr>
          <w:endnoteReference w:id="1" pt14:Status="Inserted"/>
        </w:r>
      </w:ins>
      <w:r>
        <w: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pt14:Unid="4ce39342368248b9ac4625c7cf94061a">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pt14:Unid="96e2a5175eb54f95bda58101ff4c2ff0">
      <w:pPr/>
    </w:p>
    <w:sectPr pt14:Unid="338ea4053db64f628be1245102599c47">
      <w:pgSz w:w="12240" w:h="15840" pt14:Unid="f8bccdf9804d450c86ee826b3319cd9a"/>
      <w:pgMar w:top="1440" w:right="1440" w:bottom="1440" w:left="1440" w:header="720" w:footer="720" w:gutter="0" pt14:Unid="b42372942f4e4e50a88d9f434edb92cf"/>
      <w:cols w:space="720" pt14:Unid="a260275e205b47ff94ef890ca9dc6fe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w:endnote w:id="1" pt14:Unid="d5de72cf7ec642008d15f411a0343baa">
    <w:p pt14:Unid="f6d46b044ea54c0cab234d92f6ba9437">
      <w:pPr pt14:Unid="88a0424b10a84fcfaeb82b096cd3a2bd" pt14:Status="Inserted">
        <w:pStyle w:val="EndnoteText" pt14:Unid="da8ff6aa09394727ad66e6edae2599d3"/>
        <w:rPr>
          <w:ins w:author="Eric White" w:id="1" w:date="2025-12-24T01:47:09.5932533+00:00"/>
        </w:rPr>
      </w:pPr>
      <w:r>
        <w:rPr>
          <w:rStyle w:val="EndnoteReference"/>
        </w:rPr>
        <w:endnoteRef/>
      </w:r>
      <w:ins w:author="Eric White" w:id="2" w:date="2025-12-24T01:47:09.5932533+00:00">
        <w:r>
          <w:t xml:space="preserve"> This is a test.</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pt14="http://powertools.codeplex.com/2011" mc:Ignorable="w14 wp14 pt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9E9"/>
    <w:rsid w:val="001B55F6"/>
    <w:rsid w:val="003649E9"/>
    <w:rsid w:val="00420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paragraph" w:styleId="EndnoteText">
    <w:name w:val="endnote text"/>
    <w:basedOn w:val="Normal"/>
    <w:link w:val="EndnoteTextChar"/>
    <w:uiPriority w:val="99"/>
    <w:semiHidden/>
    <w:unhideWhenUsed/>
    <w:pPr>
      <w:spacing w:after="0" w:line="240" w:lineRule="auto"/>
    </w:pPr>
    <w:rPr>
      <w:sz w:val="20"/>
      <w:szCs w:val="20"/>
    </w:rPr>
  </w:style>
  <w:style xmlns:w="http://schemas.openxmlformats.org/wordprocessingml/2006/main" w:type="character" w:customStyle="1" w:styleId="EndnoteTextChar">
    <w:name w:val="Endnote Text Char"/>
    <w:basedOn w:val="DefaultParagraphFont"/>
    <w:link w:val="EndnoteText"/>
    <w:uiPriority w:val="99"/>
    <w:semiHidden/>
    <w:rPr>
      <w:sz w:val="20"/>
      <w:szCs w:val="20"/>
    </w:rPr>
  </w:style>
  <w:style xmlns:w="http://schemas.openxmlformats.org/wordprocessingml/2006/main" w:type="character" w:styleId="EndnoteReference">
    <w:name w:val="end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sid w:val="00B434BA"/>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B434BA"/>
    <w:rPr>
      <w:sz w:val="20"/>
      <w:szCs w:val="20"/>
    </w:rPr>
  </w:style>
  <w:style w:type="character" w:styleId="FootnoteReference">
    <w:name w:val="footnote reference"/>
    <w:basedOn w:val="DefaultParagraphFont"/>
    <w:uiPriority w:val="99"/>
    <w:semiHidden/>
    <w:unhideWhenUsed/>
    <w:rsid w:val="00B434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word/footnotes.xml" Id="R25a54095e7c642b6" /><Relationship Type="http://schemas.openxmlformats.org/officeDocument/2006/relationships/endnotes" Target="/word/endnotes.xml" Id="R359a2751846c4b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1</ap:TotalTime>
  <ap:Pages>1</ap:Pages>
  <ap:Words>388</ap:Words>
  <ap:Characters>2217</ap:Characters>
  <ap:Application>Microsoft Office Word</ap:Application>
  <ap:DocSecurity>0</ap:DocSecurity>
  <ap:Lines>18</ap:Lines>
  <ap:Paragraphs>5</ap:Paragraphs>
  <ap:ScaleCrop>false</ap:ScaleCrop>
  <ap:Company/>
  <ap:LinksUpToDate>false</ap:LinksUpToDate>
  <ap:CharactersWithSpaces>2600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3</cp:revision>
  <dcterms:created xsi:type="dcterms:W3CDTF">2016-05-28T06:38:00Z</dcterms:created>
  <dcterms:modified xsi:type="dcterms:W3CDTF">2016-05-28T06:39:00Z</dcterms:modified>
</cp:coreProperties>
</file>