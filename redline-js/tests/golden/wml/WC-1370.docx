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d309c55bbc924cb5b097284193ab1118">
      <w:pPr/>
      <w:r>
        <w:t xml:space="preserve">Video provides a powerful way to help you prove your </w:t>
      </w:r>
      <w:ins w:author="Eric White" w:id="0" w:date="2025-12-24T01:47:05.1828093+00:00">
        <w:r>
          <w:t xml:space="preserve">nice </w:t>
        </w:r>
      </w:ins>
      <w:r>
        <w:t>point.</w:t>
      </w:r>
    </w:p>
    <w:p pt14:Unid="6323e830a5694f93914c5ef0629cc4df">
      <w:pPr pt14:Status="Deleted">
        <w:rPr>
          <w:del w:author="Eric White" w:id="1" w:date="2025-12-24T01:47:05.1828093+00:00"/>
        </w:rPr>
      </w:pPr>
      <w:del w:author="Eric White" w:id="2" w:date="2025-12-24T01:47:05.1828093+00:00">
        <w:r>
          <w:delText>Saturday, April 23, 2016</w:delText>
        </w:r>
      </w:del>
    </w:p>
    <w:p pt14:Unid="74792d0c280241b199779f4c70dd8207">
      <w:pPr/>
      <w:r>
        <w:t>Lorem ipsum dolor sit amet, consectetuer adipiscing</w:t>
      </w:r>
      <w:del w:author="Eric White" w:id="3" w:date="2025-12-24T01:47:05.1828093+00:00">
        <w:r>
          <w:delText xml:space="preserve"> elit</w:delText>
        </w:r>
      </w:del>
      <w:r>
        <w:t>.</w:t>
      </w:r>
    </w:p>
    <w:sectPr pt14:Unid="254d119ccbec428fa9d29979ba4a2a95">
      <w:pgSz w:w="12240" w:h="15840" pt14:Unid="6001f17d189b4c0fba1a8ccc1f9c4ce3"/>
      <w:pgMar w:top="1440" w:right="1440" w:bottom="1440" w:left="1440" w:header="720" w:footer="720" w:gutter="0" pt14:Unid="8d376bbd0b944a1bbfe190ef940de78c"/>
      <w:cols w:space="720" pt14:Unid="f5b052c6660e48b9aebcada821ef5a1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593"/>
    <w:rsid w:val="00040F6F"/>
    <w:rsid w:val="000B45F5"/>
    <w:rsid w:val="001E4A87"/>
    <w:rsid w:val="00425F3F"/>
    <w:rsid w:val="00510593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050c1c8aa2fb4e80" /><Relationship Type="http://schemas.openxmlformats.org/officeDocument/2006/relationships/endnotes" Target="/word/endnotes.xml" Id="R9260fb5208a448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26</ap:Words>
  <ap:Characters>150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175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4</cp:revision>
  <dcterms:created xsi:type="dcterms:W3CDTF">2016-04-23T03:55:00Z</dcterms:created>
  <dcterms:modified xsi:type="dcterms:W3CDTF">2016-04-23T04:00:00Z</dcterms:modified>
</cp:coreProperties>
</file>