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98b6398b3d1a4f14b4ea49eaec729ef6">
      <w:pPr pt14:Unid="25b2d2818b4e48959a296663146139c9">
        <w:rPr pt14:Unid="e0a26838b07f469bbc220250f212465a">
          <w:lang w:val="en-US" pt14:Unid="7d26133981c24238b20636aa7e6dbd67"/>
        </w:rPr>
      </w:pPr>
      <w:r>
        <w:rPr pt14:Unid="7f590f513d7b4f67b3fcf685ee971a78">
          <w:lang w:eastAsia="fr-FR" pt14:Unid="16f457185ae84307bd2c04c2f2577a39"/>
        </w:rPr>
        <w:pict pt14:Unid="287338c5ebde4cdea8e3db15f1b817b9" pt14:SHA1Hash="cdf4dc0c710bdf04887b67a9fe9e8897b10473f0">
          <v:shapetype id="1" coordsize="21600,21600" o:spt="202" path="m,l,21600r21600,l21600,xe" pt14:Unid="0ccc5213da3247128df7f4a76ed16221">
            <v:stroke joinstyle="miter" pt14:Unid="117d72a2b74d412999517a2ad5b375dd"/>
            <v:path gradientshapeok="t" o:connecttype="rect" pt14:Unid="8f8438e063754aeb800172133a6b26e3"/>
          </v:shapetype>
          <v:shape id="1" style="position:absolute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" pt14:Unid="b6d1f0442ff24ef6ae06359d21591b68">
            <w10:wrap type="square" pt14:Unid="96305262f24043cbbf123f56061b7aeb"/>
            <v:textbox style="mso-fit-shape-to-text:t" pt14:Unid="d3c9ed3861244f2a9049669638370b17">
              <w:txbxContent pt14:Unid="4a8267ac835d49dfacb2284c0dd516ca" pt14:SHA1Hash="03175e4cfc08f6459103f6ce25e664fa03abad75">
                <w:p pt14:Unid="b1512569ac004d8eaf531fcf64bb0428">
                  <w:pPr pt14:Unid="25d11b9ee9a64c3eb6cf0eb77414dc34">
                    <w:rPr pt14:Unid="912d25155e87475b95304cee8f07814f">
                      <w:lang w:val="en-US" pt14:Unid="ac4e6fee67774ff098db59344ca12ada"/>
                    </w:rPr>
                  </w:pPr>
                  <w:r>
                    <w:t>Textbox2</w:t>
                  </w:r>
                </w:p>
              </w:txbxContent>
            </v:textbox>
          </v:shape>
        </w:pict>
      </w:r>
      <w:r>
        <w:rPr pt14:Unid="e898830993984ebe917c254b7ff438cb">
          <w:lang w:eastAsia="fr-FR" pt14:Unid="d02f33adfd724a4c9db283b10f140940"/>
        </w:rPr>
        <w:pict pt14:Unid="287338c5ebde4cdea8e3db15f1b817b9" pt14:SHA1Hash="5f026f113deef13ee09bf6901fdb5c615bff0443">
          <v:shape id="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pt14:Unid="b6d1f0442ff24ef6ae06359d21591b68">
            <w10:wrap type="square" pt14:Unid="63b92f99bfe54ed8bc692121fde8ee7f"/>
            <v:textbox style="mso-fit-shape-to-text:t" pt14:Unid="d3c9ed3861244f2a9049669638370b17">
              <w:txbxContent pt14:Unid="4a8267ac835d49dfacb2284c0dd516ca" pt14:SHA1Hash="60498fe04330f261d65187b2b61d795d7ff3bfd3">
                <w:p pt14:Unid="b1512569ac004d8eaf531fcf64bb0428">
                  <w:del w:author="Eric White" w:id="0" w:date="2025-12-24T01:47:10.8009947+00:00">
                    <w:r>
                      <w:delText>Textbox1</w:delText>
                    </w:r>
                  </w:del>
                </w:p>
              </w:txbxContent>
            </v:textbox>
          </v:shape>
        </w:pict>
      </w:r>
      <w:r>
        <w:rPr pt14:Unid="c34e256845a8441f8e0a0eaed2df1dd7">
          <w:lang w:eastAsia="fr-FR" pt14:Unid="9bcfa9d0cfd3439fb33e7caf44bc7739"/>
        </w:rPr>
        <w:pict pt14:Unid="287338c5ebde4cdea8e3db15f1b817b9" pt14:SHA1Hash="b769b0c7a014d6ac8e2d3bfcc12d315ca98e92a3">
          <v:shape id="3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pt14:Unid="b6d1f0442ff24ef6ae06359d21591b68">
            <w10:wrap type="square" pt14:Unid="eb16d71da5984edb951d6711930c071d"/>
            <v:textbox style="mso-fit-shape-to-text:t" pt14:Unid="d3c9ed3861244f2a9049669638370b17">
              <w:txbxContent pt14:Unid="4a8267ac835d49dfacb2284c0dd516ca" pt14:SHA1Hash="3e991bddfdcfe02f3cd12f319f6cc19c696e368f">
                <w:p pt14:Unid="b1512569ac004d8eaf531fcf64bb0428">
                  <w:ins w:author="Eric White" w:id="1" w:date="2025-12-24T01:47:10.8009947+00:00">
                    <w:r>
                      <w:t>Textbox1a</w:t>
                    </w:r>
                  </w:ins>
                </w:p>
              </w:txbxContent>
            </v:textbox>
          </v:shape>
        </w:pict>
      </w:r>
      <w:r>
        <w:rPr pt14:Unid="c34e256845a8441f8e0a0eaed2df1dd7">
          <w:lang w:eastAsia="fr-FR" pt14:Unid="9bcfa9d0cfd3439fb33e7caf44bc7739"/>
        </w:rPr>
        <w:pict pt14:Unid="287338c5ebde4cdea8e3db15f1b817b9" pt14:SHA1Hash="5f026f113deef13ee09bf6901fdb5c615bff0443">
          <v:shape id="4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pt14:Unid="b6d1f0442ff24ef6ae06359d21591b68">
            <w10:wrap type="square" pt14:Unid="63b92f99bfe54ed8bc692121fde8ee7f"/>
            <v:textbox style="mso-fit-shape-to-text:t" pt14:Unid="d3c9ed3861244f2a9049669638370b17">
              <w:txbxContent pt14:Unid="4a8267ac835d49dfacb2284c0dd516ca" pt14:SHA1Hash="60498fe04330f261d65187b2b61d795d7ff3bfd3">
                <w:p pt14:Unid="9b561a42d8aa4544918f80977eb25ffb">
                  <w:pPr pt14:Unid="c2d683dee912414cbc92b2ccb9a064e7">
                    <w:rPr pt14:Unid="9b0a31af67d34a5e8ae82c90c67b778e">
                      <w:lang w:val="en-US" pt14:Unid="287a63b1d74a4d0f8622f3b2b2f04fff"/>
                    </w:rPr>
                  </w:pPr>
                </w:p>
              </w:txbxContent>
            </v:textbox>
          </v:shape>
        </w:pict>
      </w:r>
      <w:r>
        <w:rPr pt14:Unid="aa189e2b1aae42d9bb6594327d0f74aa">
          <w:lang w:val="en-US" pt14:Unid="6bb8ed874eba4d10baadf8e806118bb1"/>
        </w:rPr>
        <w:t>Text1 Text2 Text3</w:t>
      </w:r>
    </w:p>
    <w:p pt14:Unid="16d417ede67d4a6da10656a17242220c">
      <w:pPr pt14:Unid="aed5d5697eff4483958a4fc34f39fdd2">
        <w:rPr pt14:Unid="21ca225a470e4e17ba64ed2c8d6f1d10">
          <w:lang w:val="en-US" pt14:Unid="f57683c5c0724066ba3a90a39dc237c3"/>
        </w:rPr>
      </w:pPr>
      <w:r>
        <w:rPr pt14:Unid="169ce3ea542e4be0811c5783639b1888">
          <w:lang w:val="en-US" pt14:Unid="497c5243668343a689db0083222a222d"/>
        </w:rPr>
        <w:t>Para after</w:t>
      </w:r>
    </w:p>
    <w:p pt14:Unid="4c5d43bcaa074646a69f64b2fa476369">
      <w:pPr pt14:Unid="b8cde2a0d80a4a088b67473fa120adc6">
        <w:rPr pt14:Unid="2974f029aa8a4cbf8556872eb26486ed">
          <w:lang w:val="en-US" pt14:Unid="ef2cf6c1ffa548528db3456f8a28c89a"/>
        </w:rPr>
      </w:pPr>
      <w:r>
        <w:rPr pt14:Unid="9fbced1a46f94816ba60eb03f0b084cd">
          <w:lang w:val="en-US" pt14:Unid="ff7092c862c64f1096ec75da0ab6ff2f"/>
        </w:rPr>
        <w:t>Another para after</w:t>
      </w:r>
    </w:p>
    <w:sectPr pt14:Unid="94b5bc2ea50e40d3a718f0157b084095">
      <w:pgSz w:w="11906" w:h="16838" pt14:Unid="1839d4cca90b4078b92f1c5523efcd92"/>
      <w:pgMar w:top="1440" w:right="1440" w:bottom="1440" w:left="1440" w:header="720" w:footer="720" w:gutter="0" pt14:Unid="9319101df86748d8a32ad887948d84a4"/>
      <w:cols w:space="720" pt14:Unid="5a5175af5d844a4bb78cc60a348aebea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393"/>
    <w:rsid w:val="00520D7A"/>
    <w:rsid w:val="005E7393"/>
    <w:rsid w:val="008A2E0D"/>
    <w:rsid w:val="00A83F4B"/>
    <w:rsid w:val="00C122D8"/>
    <w:rsid w:val="00DD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dd60331787c64b37" /><Relationship Type="http://schemas.openxmlformats.org/officeDocument/2006/relationships/endnotes" Target="/word/endnotes.xml" Id="R86264e9484cb48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7</ap:Words>
  <ap:Characters>43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2017-05-20T20:59:00Z</dcterms:created>
  <dcterms:modified xsi:type="dcterms:W3CDTF">2017-05-21T18:18:00Z</dcterms:modified>
</cp:coreProperties>
</file>