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P40ba56cf268e4711909c5107f8544d9f.xml" ContentType="application/vnd.openxmlformats-officedocument.drawingml.diagramData+xml"/>
  <Override PartName="/word/diagrams/P238f56aaa0754510a282bfdc41319f9f.xml" ContentType="application/vnd.openxmlformats-officedocument.drawingml.diagramLayout+xml"/>
  <Override PartName="/word/diagrams/P711f4fecc4344eac8e64820e6084b53d.xml" ContentType="application/vnd.openxmlformats-officedocument.drawingml.diagramStyle+xml"/>
  <Override PartName="/word/diagrams/P08897650c58d4d47b9dde182c44f7ba6.xml" ContentType="application/vnd.openxmlformats-officedocument.drawingml.diagramColor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dgm="http://schemas.openxmlformats.org/drawingml/2006/diagram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9cf97dfa88c346988bf4b31521153aee">
      <w:pPr/>
      <w:r>
        <w:t>This is a paragraph before</w:t>
      </w:r>
      <w:ins w:author="Eric White" w:id="0" w:date="2025-12-24T01:47:03.6140214+00:00">
        <w:r>
          <w:t xml:space="preserve"> the smart art</w:t>
        </w:r>
      </w:ins>
      <w:r>
        <w:t>.</w:t>
      </w:r>
    </w:p>
    <w:p pt14:Unid="e1e7b96f43c0462e8e9fac86265bbb96">
      <w:pPr/>
      <w:r>
        <w:drawing pt14:Unid="8655d1c81b1c4c6997ef073f0401c1e3" pt14:SHA1Hash="1e8674428970ac158cbf3ede44b4725bb4eb4928">
          <wp:inline distT="0" distB="0" distL="0" distR="0" pt14:Unid="e7bc0261a7bd41c5b43cb96e0a17eb38">
            <wp:extent cx="5486400" cy="1175657" pt14:Unid="9a074f7913c04504b2d7cdef6b26764b"/>
            <wp:effectExtent l="0" t="0" r="19050" b="0" pt14:Unid="43cfccfa265e4634bc0df07ca3936704"/>
            <wp:docPr id="1" name="Diagram 1" pt14:Unid="001f25c0640b43dfac0ef510b386a3a8"/>
            <wp:cNvGraphicFramePr pt14:Unid="210366f957344680bf322e527e576449"/>
            <a:graphic xmlns:a="http://schemas.openxmlformats.org/drawingml/2006/main" pt14:Unid="38fa7e2e12b74353880e4ecad3e9c373">
              <a:graphicData uri="http://schemas.openxmlformats.org/drawingml/2006/diagram" pt14:Unid="702558147cec4d788ee687a5fc1ae217">
                <dgm:relIds xmlns:dgm="http://schemas.openxmlformats.org/drawingml/2006/diagram" xmlns:r="http://schemas.openxmlformats.org/officeDocument/2006/relationships" r:dm="R04185a94e2dc4eedb17556a77448b6ac" r:lo="Rc27ff7ab7aa94a1d9f15e03be892880f" r:qs="R99a14eced6a54f4488fe86293c025a88" r:cs="Rb84c711de56a4700aabf4676dca4c7ea" pt14:Unid="f1c1db674e724fde8f8f0bab9e32a58c"/>
              </a:graphicData>
            </a:graphic>
          </wp:inline>
        </w:drawing>
      </w:r>
    </w:p>
    <w:p pt14:Unid="1d7b9cf33070461ab0de514d2b538312">
      <w:pPr/>
      <w:r>
        <w:t>This is after</w:t>
      </w:r>
      <w:ins w:author="Eric White" w:id="1" w:date="2025-12-24T01:47:03.6140214+00:00">
        <w:r>
          <w:t xml:space="preserve"> it</w:t>
        </w:r>
      </w:ins>
      <w:r>
        <w:t>.</w:t>
      </w:r>
    </w:p>
    <w:sectPr pt14:Unid="0a49718ec6794860821e2b91a6ceacfe">
      <w:pgSz w:w="12240" w:h="15840" pt14:Unid="f192a9d9050c4515a2a3ed9ca6564831"/>
      <w:pgMar w:top="1440" w:right="1440" w:bottom="1440" w:left="1440" w:header="720" w:footer="720" w:gutter="0" pt14:Unid="a4cf57a3a23e41f2ab2db5261a3ae53d"/>
      <w:cols w:space="720" pt14:Unid="27a9753c69ab480cbdf2c86ff6f718ef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246"/>
    <w:rsid w:val="00040F6F"/>
    <w:rsid w:val="001E4A87"/>
    <w:rsid w:val="00762FD3"/>
    <w:rsid w:val="00D8147F"/>
    <w:rsid w:val="00E8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07/relationships/diagramDrawing" Target="diagrams/drawing1.xml" Id="rId8" /><Relationship Type="http://schemas.openxmlformats.org/officeDocument/2006/relationships/webSettings" Target="webSettings.xml" Id="rId3" /><Relationship Type="http://schemas.openxmlformats.org/officeDocument/2006/relationships/diagramColors" Target="diagrams/colors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diagramQuickStyle" Target="diagrams/quickStyle1.xml" Id="rId6" /><Relationship Type="http://schemas.openxmlformats.org/officeDocument/2006/relationships/diagramLayout" Target="diagrams/layout1.xml" Id="rId5" /><Relationship Type="http://schemas.openxmlformats.org/officeDocument/2006/relationships/theme" Target="theme/theme1.xml" Id="rId10" /><Relationship Type="http://schemas.openxmlformats.org/officeDocument/2006/relationships/diagramData" Target="diagrams/data1.xml" Id="rId4" /><Relationship Type="http://schemas.openxmlformats.org/officeDocument/2006/relationships/fontTable" Target="fontTable.xml" Id="rId9" /><Relationship Type="http://schemas.openxmlformats.org/officeDocument/2006/relationships/footnotes" Target="/word/footnotes.xml" Id="Rb7abbb78707c4fa4" /><Relationship Type="http://schemas.openxmlformats.org/officeDocument/2006/relationships/endnotes" Target="/word/endnotes.xml" Id="Rd07e5562d35742c4" /><Relationship Type="http://schemas.openxmlformats.org/officeDocument/2006/relationships/diagramData" Target="/word/diagrams/P40ba56cf268e4711909c5107f8544d9f.xml" Id="R04185a94e2dc4eedb17556a77448b6ac" /><Relationship Type="http://schemas.openxmlformats.org/officeDocument/2006/relationships/diagramLayout" Target="/word/diagrams/P238f56aaa0754510a282bfdc41319f9f.xml" Id="Rc27ff7ab7aa94a1d9f15e03be892880f" /><Relationship Type="http://schemas.openxmlformats.org/officeDocument/2006/relationships/diagramQuickStyle" Target="/word/diagrams/P711f4fecc4344eac8e64820e6084b53d.xml" Id="R99a14eced6a54f4488fe86293c025a88" /><Relationship Type="http://schemas.openxmlformats.org/officeDocument/2006/relationships/diagramColors" Target="/word/diagrams/P08897650c58d4d47b9dde182c44f7ba6.xml" Id="Rb84c711de56a4700aabf4676dca4c7ea" /></Relationships>
</file>

<file path=word/diagrams/P40ba56cf268e4711909c5107f8544d9f.xml><?xml version="1.0" encoding="utf-8"?>
<dgm:dataModel xmlns:dsp="http://schemas.microsoft.com/office/drawing/2008/diagram" xmlns:dgm="http://schemas.openxmlformats.org/drawingml/2006/diagram" xmlns:a="http://schemas.openxmlformats.org/drawingml/2006/main">
  <dgm:ptLst>
    <dgm:pt modelId="{48F855D1-A0A3-4AE2-8F05-9B7241473FFA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9C78479F-F1A9-45A7-A295-8D9432B7309D}">
      <dgm:prSet phldrT="[Text]"/>
      <dgm:spPr/>
      <dgm:t>
        <a:bodyPr/>
        <a:lstStyle/>
        <a:p>
          <a:r>
            <a:rPr lang="en-US"/>
            <a:t>1</a:t>
          </a:r>
        </a:p>
      </dgm:t>
    </dgm:pt>
    <dgm:pt modelId="{4BE4F8DF-9335-49E8-93FE-B5879831B820}" type="parTrans" cxnId="{146EDBAB-8B8C-4222-941B-5D9258EA04D6}">
      <dgm:prSet/>
      <dgm:spPr/>
      <dgm:t>
        <a:bodyPr/>
        <a:lstStyle/>
        <a:p>
          <a:endParaRPr lang="en-US"/>
        </a:p>
      </dgm:t>
    </dgm:pt>
    <dgm:pt modelId="{9CBF0876-85DC-4A06-8236-5AFDFA068C63}" type="sibTrans" cxnId="{146EDBAB-8B8C-4222-941B-5D9258EA04D6}">
      <dgm:prSet/>
      <dgm:spPr/>
      <dgm:t>
        <a:bodyPr/>
        <a:lstStyle/>
        <a:p>
          <a:endParaRPr lang="en-US"/>
        </a:p>
      </dgm:t>
    </dgm:pt>
    <dgm:pt modelId="{C524DEB4-2D1F-4E87-91AB-48E3D1DCADC7}">
      <dgm:prSet phldrT="[Text]"/>
      <dgm:spPr/>
      <dgm:t>
        <a:bodyPr/>
        <a:lstStyle/>
        <a:p>
          <a:r>
            <a:rPr lang="en-US"/>
            <a:t>2</a:t>
          </a:r>
        </a:p>
      </dgm:t>
    </dgm:pt>
    <dgm:pt modelId="{6FAC6BAA-304B-48AF-B96B-7730DD9EF9CD}" type="parTrans" cxnId="{25D7A7AB-F364-4EF0-BF1F-6295072A539B}">
      <dgm:prSet/>
      <dgm:spPr/>
      <dgm:t>
        <a:bodyPr/>
        <a:lstStyle/>
        <a:p>
          <a:endParaRPr lang="en-US"/>
        </a:p>
      </dgm:t>
    </dgm:pt>
    <dgm:pt modelId="{9038BD72-C1E3-498B-9B2E-8A27E884335C}" type="sibTrans" cxnId="{25D7A7AB-F364-4EF0-BF1F-6295072A539B}">
      <dgm:prSet/>
      <dgm:spPr/>
      <dgm:t>
        <a:bodyPr/>
        <a:lstStyle/>
        <a:p>
          <a:endParaRPr lang="en-US"/>
        </a:p>
      </dgm:t>
    </dgm:pt>
    <dgm:pt modelId="{919C2021-D999-4012-B967-51E9D5D89684}">
      <dgm:prSet phldrT="[Text]"/>
      <dgm:spPr/>
      <dgm:t>
        <a:bodyPr/>
        <a:lstStyle/>
        <a:p>
          <a:r>
            <a:rPr lang="en-US"/>
            <a:t>3</a:t>
          </a:r>
        </a:p>
      </dgm:t>
    </dgm:pt>
    <dgm:pt modelId="{FA961949-2888-4D14-9117-DE35D643FB79}" type="parTrans" cxnId="{34439379-D6DD-4D1F-8012-9E8884A697C4}">
      <dgm:prSet/>
      <dgm:spPr/>
      <dgm:t>
        <a:bodyPr/>
        <a:lstStyle/>
        <a:p>
          <a:endParaRPr lang="en-US"/>
        </a:p>
      </dgm:t>
    </dgm:pt>
    <dgm:pt modelId="{01F66B57-2495-47AA-B668-1187B66AFF9C}" type="sibTrans" cxnId="{34439379-D6DD-4D1F-8012-9E8884A697C4}">
      <dgm:prSet/>
      <dgm:spPr/>
      <dgm:t>
        <a:bodyPr/>
        <a:lstStyle/>
        <a:p>
          <a:endParaRPr lang="en-US"/>
        </a:p>
      </dgm:t>
    </dgm:pt>
    <dgm:pt modelId="{F9BF374B-BCA5-4055-8D15-551CF5C3D16B}" type="pres">
      <dgm:prSet presAssocID="{48F855D1-A0A3-4AE2-8F05-9B7241473FFA}" presName="Name0" presStyleCnt="0">
        <dgm:presLayoutVars>
          <dgm:dir/>
          <dgm:resizeHandles val="exact"/>
        </dgm:presLayoutVars>
      </dgm:prSet>
      <dgm:spPr/>
    </dgm:pt>
    <dgm:pt modelId="{67F76C59-3E0F-40BC-B11C-E2FA2A75499A}" type="pres">
      <dgm:prSet presAssocID="{9C78479F-F1A9-45A7-A295-8D9432B7309D}" presName="node" presStyleLbl="node1" presStyleIdx="0" presStyleCnt="3">
        <dgm:presLayoutVars>
          <dgm:bulletEnabled val="1"/>
        </dgm:presLayoutVars>
      </dgm:prSet>
      <dgm:spPr/>
    </dgm:pt>
    <dgm:pt modelId="{4F6FA537-CE22-44BE-A37B-EC813791A675}" type="pres">
      <dgm:prSet presAssocID="{9CBF0876-85DC-4A06-8236-5AFDFA068C63}" presName="sibTrans" presStyleLbl="sibTrans2D1" presStyleIdx="0" presStyleCnt="2"/>
      <dgm:spPr/>
    </dgm:pt>
    <dgm:pt modelId="{EC82A6B1-8C29-4C35-AF15-FC3980571886}" type="pres">
      <dgm:prSet presAssocID="{9CBF0876-85DC-4A06-8236-5AFDFA068C63}" presName="connectorText" presStyleLbl="sibTrans2D1" presStyleIdx="0" presStyleCnt="2"/>
      <dgm:spPr/>
    </dgm:pt>
    <dgm:pt modelId="{E4967EF9-9339-42FC-B953-50483EDFD516}" type="pres">
      <dgm:prSet presAssocID="{C524DEB4-2D1F-4E87-91AB-48E3D1DCADC7}" presName="node" presStyleLbl="node1" presStyleIdx="1" presStyleCnt="3">
        <dgm:presLayoutVars>
          <dgm:bulletEnabled val="1"/>
        </dgm:presLayoutVars>
      </dgm:prSet>
      <dgm:spPr/>
    </dgm:pt>
    <dgm:pt modelId="{74A1F4FA-0C96-4DB8-AA27-EDBDC554366B}" type="pres">
      <dgm:prSet presAssocID="{9038BD72-C1E3-498B-9B2E-8A27E884335C}" presName="sibTrans" presStyleLbl="sibTrans2D1" presStyleIdx="1" presStyleCnt="2"/>
      <dgm:spPr/>
    </dgm:pt>
    <dgm:pt modelId="{3292658C-4696-43C7-A008-D37D0A2BE944}" type="pres">
      <dgm:prSet presAssocID="{9038BD72-C1E3-498B-9B2E-8A27E884335C}" presName="connectorText" presStyleLbl="sibTrans2D1" presStyleIdx="1" presStyleCnt="2"/>
      <dgm:spPr/>
    </dgm:pt>
    <dgm:pt modelId="{0481C0B1-6033-4ACB-BEEE-6E16DA30BBCB}" type="pres">
      <dgm:prSet presAssocID="{919C2021-D999-4012-B967-51E9D5D89684}" presName="node" presStyleLbl="node1" presStyleIdx="2" presStyleCnt="3">
        <dgm:presLayoutVars>
          <dgm:bulletEnabled val="1"/>
        </dgm:presLayoutVars>
      </dgm:prSet>
      <dgm:spPr/>
    </dgm:pt>
  </dgm:ptLst>
  <dgm:cxnLst>
    <dgm:cxn modelId="{EE5EB063-EFA6-435A-B8CD-A72DBEF7C385}" type="presOf" srcId="{C524DEB4-2D1F-4E87-91AB-48E3D1DCADC7}" destId="{E4967EF9-9339-42FC-B953-50483EDFD516}" srcOrd="0" destOrd="0" presId="urn:microsoft.com/office/officeart/2005/8/layout/process1"/>
    <dgm:cxn modelId="{DBA8D939-1C19-44D3-A7E0-956B9715CA84}" type="presOf" srcId="{9038BD72-C1E3-498B-9B2E-8A27E884335C}" destId="{74A1F4FA-0C96-4DB8-AA27-EDBDC554366B}" srcOrd="0" destOrd="0" presId="urn:microsoft.com/office/officeart/2005/8/layout/process1"/>
    <dgm:cxn modelId="{34439379-D6DD-4D1F-8012-9E8884A697C4}" srcId="{48F855D1-A0A3-4AE2-8F05-9B7241473FFA}" destId="{919C2021-D999-4012-B967-51E9D5D89684}" srcOrd="2" destOrd="0" parTransId="{FA961949-2888-4D14-9117-DE35D643FB79}" sibTransId="{01F66B57-2495-47AA-B668-1187B66AFF9C}"/>
    <dgm:cxn modelId="{C89A8297-333D-430A-90D5-D706C61B4546}" type="presOf" srcId="{9C78479F-F1A9-45A7-A295-8D9432B7309D}" destId="{67F76C59-3E0F-40BC-B11C-E2FA2A75499A}" srcOrd="0" destOrd="0" presId="urn:microsoft.com/office/officeart/2005/8/layout/process1"/>
    <dgm:cxn modelId="{E96343ED-E817-498E-A361-7D953DDCACF7}" type="presOf" srcId="{9CBF0876-85DC-4A06-8236-5AFDFA068C63}" destId="{EC82A6B1-8C29-4C35-AF15-FC3980571886}" srcOrd="1" destOrd="0" presId="urn:microsoft.com/office/officeart/2005/8/layout/process1"/>
    <dgm:cxn modelId="{92BE73B0-BF4C-46B2-B18F-5413B83C46F6}" type="presOf" srcId="{9038BD72-C1E3-498B-9B2E-8A27E884335C}" destId="{3292658C-4696-43C7-A008-D37D0A2BE944}" srcOrd="1" destOrd="0" presId="urn:microsoft.com/office/officeart/2005/8/layout/process1"/>
    <dgm:cxn modelId="{146EDBAB-8B8C-4222-941B-5D9258EA04D6}" srcId="{48F855D1-A0A3-4AE2-8F05-9B7241473FFA}" destId="{9C78479F-F1A9-45A7-A295-8D9432B7309D}" srcOrd="0" destOrd="0" parTransId="{4BE4F8DF-9335-49E8-93FE-B5879831B820}" sibTransId="{9CBF0876-85DC-4A06-8236-5AFDFA068C63}"/>
    <dgm:cxn modelId="{43C0896B-3ED3-44FF-9468-E6476F84B987}" type="presOf" srcId="{919C2021-D999-4012-B967-51E9D5D89684}" destId="{0481C0B1-6033-4ACB-BEEE-6E16DA30BBCB}" srcOrd="0" destOrd="0" presId="urn:microsoft.com/office/officeart/2005/8/layout/process1"/>
    <dgm:cxn modelId="{CFAF17B2-6545-4932-A80D-818B9A547FDC}" type="presOf" srcId="{48F855D1-A0A3-4AE2-8F05-9B7241473FFA}" destId="{F9BF374B-BCA5-4055-8D15-551CF5C3D16B}" srcOrd="0" destOrd="0" presId="urn:microsoft.com/office/officeart/2005/8/layout/process1"/>
    <dgm:cxn modelId="{AA5891A8-B0FC-4DD2-BC8B-A4BF1E1C56B9}" type="presOf" srcId="{9CBF0876-85DC-4A06-8236-5AFDFA068C63}" destId="{4F6FA537-CE22-44BE-A37B-EC813791A675}" srcOrd="0" destOrd="0" presId="urn:microsoft.com/office/officeart/2005/8/layout/process1"/>
    <dgm:cxn modelId="{25D7A7AB-F364-4EF0-BF1F-6295072A539B}" srcId="{48F855D1-A0A3-4AE2-8F05-9B7241473FFA}" destId="{C524DEB4-2D1F-4E87-91AB-48E3D1DCADC7}" srcOrd="1" destOrd="0" parTransId="{6FAC6BAA-304B-48AF-B96B-7730DD9EF9CD}" sibTransId="{9038BD72-C1E3-498B-9B2E-8A27E884335C}"/>
    <dgm:cxn modelId="{36937AA4-AA2E-4E9A-8A40-0C13A556F57C}" type="presParOf" srcId="{F9BF374B-BCA5-4055-8D15-551CF5C3D16B}" destId="{67F76C59-3E0F-40BC-B11C-E2FA2A75499A}" srcOrd="0" destOrd="0" presId="urn:microsoft.com/office/officeart/2005/8/layout/process1"/>
    <dgm:cxn modelId="{C9F4E5DE-B9DB-4F67-B472-EDE2D904B9CB}" type="presParOf" srcId="{F9BF374B-BCA5-4055-8D15-551CF5C3D16B}" destId="{4F6FA537-CE22-44BE-A37B-EC813791A675}" srcOrd="1" destOrd="0" presId="urn:microsoft.com/office/officeart/2005/8/layout/process1"/>
    <dgm:cxn modelId="{978644F6-644A-4899-B40B-160F23B9D56B}" type="presParOf" srcId="{4F6FA537-CE22-44BE-A37B-EC813791A675}" destId="{EC82A6B1-8C29-4C35-AF15-FC3980571886}" srcOrd="0" destOrd="0" presId="urn:microsoft.com/office/officeart/2005/8/layout/process1"/>
    <dgm:cxn modelId="{7E9F09A5-6CEB-4EFE-8A43-C54286B189E4}" type="presParOf" srcId="{F9BF374B-BCA5-4055-8D15-551CF5C3D16B}" destId="{E4967EF9-9339-42FC-B953-50483EDFD516}" srcOrd="2" destOrd="0" presId="urn:microsoft.com/office/officeart/2005/8/layout/process1"/>
    <dgm:cxn modelId="{2F5104EF-AF39-4810-AB7D-A64775F0B167}" type="presParOf" srcId="{F9BF374B-BCA5-4055-8D15-551CF5C3D16B}" destId="{74A1F4FA-0C96-4DB8-AA27-EDBDC554366B}" srcOrd="3" destOrd="0" presId="urn:microsoft.com/office/officeart/2005/8/layout/process1"/>
    <dgm:cxn modelId="{209A524C-DECD-4F5A-9814-3764C6447CE8}" type="presParOf" srcId="{74A1F4FA-0C96-4DB8-AA27-EDBDC554366B}" destId="{3292658C-4696-43C7-A008-D37D0A2BE944}" srcOrd="0" destOrd="0" presId="urn:microsoft.com/office/officeart/2005/8/layout/process1"/>
    <dgm:cxn modelId="{381A2B2A-0A64-4E4B-A2EE-6E70F20660BA}" type="presParOf" srcId="{F9BF374B-BCA5-4055-8D15-551CF5C3D16B}" destId="{0481C0B1-6033-4ACB-BEEE-6E16DA30BBCB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P238f56aaa0754510a282bfdc41319f9f.xml><?xml version="1.0" encoding="utf-8"?>
<dgm:layoutDef xmlns:r="http://schemas.openxmlformats.org/officeDocument/2006/relationships"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P711f4fecc4344eac8e64820e6084b53d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P08897650c58d4d47b9dde182c44f7ba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sp="http://schemas.microsoft.com/office/drawing/2008/diagram" xmlns:dgm="http://schemas.openxmlformats.org/drawingml/2006/diagram" xmlns:a="http://schemas.openxmlformats.org/drawingml/2006/main">
  <dgm:ptLst>
    <dgm:pt modelId="{48F855D1-A0A3-4AE2-8F05-9B7241473FFA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9C78479F-F1A9-45A7-A295-8D9432B7309D}">
      <dgm:prSet phldrT="[Text]"/>
      <dgm:spPr/>
      <dgm:t>
        <a:bodyPr/>
        <a:lstStyle/>
        <a:p>
          <a:r>
            <a:rPr lang="en-US"/>
            <a:t>1</a:t>
          </a:r>
        </a:p>
      </dgm:t>
    </dgm:pt>
    <dgm:pt modelId="{4BE4F8DF-9335-49E8-93FE-B5879831B820}" type="parTrans" cxnId="{146EDBAB-8B8C-4222-941B-5D9258EA04D6}">
      <dgm:prSet/>
      <dgm:spPr/>
      <dgm:t>
        <a:bodyPr/>
        <a:lstStyle/>
        <a:p>
          <a:endParaRPr lang="en-US"/>
        </a:p>
      </dgm:t>
    </dgm:pt>
    <dgm:pt modelId="{9CBF0876-85DC-4A06-8236-5AFDFA068C63}" type="sibTrans" cxnId="{146EDBAB-8B8C-4222-941B-5D9258EA04D6}">
      <dgm:prSet/>
      <dgm:spPr/>
      <dgm:t>
        <a:bodyPr/>
        <a:lstStyle/>
        <a:p>
          <a:endParaRPr lang="en-US"/>
        </a:p>
      </dgm:t>
    </dgm:pt>
    <dgm:pt modelId="{C524DEB4-2D1F-4E87-91AB-48E3D1DCADC7}">
      <dgm:prSet phldrT="[Text]"/>
      <dgm:spPr/>
      <dgm:t>
        <a:bodyPr/>
        <a:lstStyle/>
        <a:p>
          <a:r>
            <a:rPr lang="en-US"/>
            <a:t>2</a:t>
          </a:r>
        </a:p>
      </dgm:t>
    </dgm:pt>
    <dgm:pt modelId="{6FAC6BAA-304B-48AF-B96B-7730DD9EF9CD}" type="parTrans" cxnId="{25D7A7AB-F364-4EF0-BF1F-6295072A539B}">
      <dgm:prSet/>
      <dgm:spPr/>
      <dgm:t>
        <a:bodyPr/>
        <a:lstStyle/>
        <a:p>
          <a:endParaRPr lang="en-US"/>
        </a:p>
      </dgm:t>
    </dgm:pt>
    <dgm:pt modelId="{9038BD72-C1E3-498B-9B2E-8A27E884335C}" type="sibTrans" cxnId="{25D7A7AB-F364-4EF0-BF1F-6295072A539B}">
      <dgm:prSet/>
      <dgm:spPr/>
      <dgm:t>
        <a:bodyPr/>
        <a:lstStyle/>
        <a:p>
          <a:endParaRPr lang="en-US"/>
        </a:p>
      </dgm:t>
    </dgm:pt>
    <dgm:pt modelId="{919C2021-D999-4012-B967-51E9D5D89684}">
      <dgm:prSet phldrT="[Text]"/>
      <dgm:spPr/>
      <dgm:t>
        <a:bodyPr/>
        <a:lstStyle/>
        <a:p>
          <a:r>
            <a:rPr lang="en-US"/>
            <a:t>3</a:t>
          </a:r>
        </a:p>
      </dgm:t>
    </dgm:pt>
    <dgm:pt modelId="{FA961949-2888-4D14-9117-DE35D643FB79}" type="parTrans" cxnId="{34439379-D6DD-4D1F-8012-9E8884A697C4}">
      <dgm:prSet/>
      <dgm:spPr/>
      <dgm:t>
        <a:bodyPr/>
        <a:lstStyle/>
        <a:p>
          <a:endParaRPr lang="en-US"/>
        </a:p>
      </dgm:t>
    </dgm:pt>
    <dgm:pt modelId="{01F66B57-2495-47AA-B668-1187B66AFF9C}" type="sibTrans" cxnId="{34439379-D6DD-4D1F-8012-9E8884A697C4}">
      <dgm:prSet/>
      <dgm:spPr/>
      <dgm:t>
        <a:bodyPr/>
        <a:lstStyle/>
        <a:p>
          <a:endParaRPr lang="en-US"/>
        </a:p>
      </dgm:t>
    </dgm:pt>
    <dgm:pt modelId="{F9BF374B-BCA5-4055-8D15-551CF5C3D16B}" type="pres">
      <dgm:prSet presAssocID="{48F855D1-A0A3-4AE2-8F05-9B7241473FFA}" presName="Name0" presStyleCnt="0">
        <dgm:presLayoutVars>
          <dgm:dir/>
          <dgm:resizeHandles val="exact"/>
        </dgm:presLayoutVars>
      </dgm:prSet>
      <dgm:spPr/>
    </dgm:pt>
    <dgm:pt modelId="{67F76C59-3E0F-40BC-B11C-E2FA2A75499A}" type="pres">
      <dgm:prSet presAssocID="{9C78479F-F1A9-45A7-A295-8D9432B7309D}" presName="node" presStyleLbl="node1" presStyleIdx="0" presStyleCnt="3">
        <dgm:presLayoutVars>
          <dgm:bulletEnabled val="1"/>
        </dgm:presLayoutVars>
      </dgm:prSet>
      <dgm:spPr/>
    </dgm:pt>
    <dgm:pt modelId="{4F6FA537-CE22-44BE-A37B-EC813791A675}" type="pres">
      <dgm:prSet presAssocID="{9CBF0876-85DC-4A06-8236-5AFDFA068C63}" presName="sibTrans" presStyleLbl="sibTrans2D1" presStyleIdx="0" presStyleCnt="2"/>
      <dgm:spPr/>
    </dgm:pt>
    <dgm:pt modelId="{EC82A6B1-8C29-4C35-AF15-FC3980571886}" type="pres">
      <dgm:prSet presAssocID="{9CBF0876-85DC-4A06-8236-5AFDFA068C63}" presName="connectorText" presStyleLbl="sibTrans2D1" presStyleIdx="0" presStyleCnt="2"/>
      <dgm:spPr/>
    </dgm:pt>
    <dgm:pt modelId="{E4967EF9-9339-42FC-B953-50483EDFD516}" type="pres">
      <dgm:prSet presAssocID="{C524DEB4-2D1F-4E87-91AB-48E3D1DCADC7}" presName="node" presStyleLbl="node1" presStyleIdx="1" presStyleCnt="3">
        <dgm:presLayoutVars>
          <dgm:bulletEnabled val="1"/>
        </dgm:presLayoutVars>
      </dgm:prSet>
      <dgm:spPr/>
    </dgm:pt>
    <dgm:pt modelId="{74A1F4FA-0C96-4DB8-AA27-EDBDC554366B}" type="pres">
      <dgm:prSet presAssocID="{9038BD72-C1E3-498B-9B2E-8A27E884335C}" presName="sibTrans" presStyleLbl="sibTrans2D1" presStyleIdx="1" presStyleCnt="2"/>
      <dgm:spPr/>
    </dgm:pt>
    <dgm:pt modelId="{3292658C-4696-43C7-A008-D37D0A2BE944}" type="pres">
      <dgm:prSet presAssocID="{9038BD72-C1E3-498B-9B2E-8A27E884335C}" presName="connectorText" presStyleLbl="sibTrans2D1" presStyleIdx="1" presStyleCnt="2"/>
      <dgm:spPr/>
    </dgm:pt>
    <dgm:pt modelId="{0481C0B1-6033-4ACB-BEEE-6E16DA30BBCB}" type="pres">
      <dgm:prSet presAssocID="{919C2021-D999-4012-B967-51E9D5D89684}" presName="node" presStyleLbl="node1" presStyleIdx="2" presStyleCnt="3">
        <dgm:presLayoutVars>
          <dgm:bulletEnabled val="1"/>
        </dgm:presLayoutVars>
      </dgm:prSet>
      <dgm:spPr/>
    </dgm:pt>
  </dgm:ptLst>
  <dgm:cxnLst>
    <dgm:cxn modelId="{EE5EB063-EFA6-435A-B8CD-A72DBEF7C385}" type="presOf" srcId="{C524DEB4-2D1F-4E87-91AB-48E3D1DCADC7}" destId="{E4967EF9-9339-42FC-B953-50483EDFD516}" srcOrd="0" destOrd="0" presId="urn:microsoft.com/office/officeart/2005/8/layout/process1"/>
    <dgm:cxn modelId="{DBA8D939-1C19-44D3-A7E0-956B9715CA84}" type="presOf" srcId="{9038BD72-C1E3-498B-9B2E-8A27E884335C}" destId="{74A1F4FA-0C96-4DB8-AA27-EDBDC554366B}" srcOrd="0" destOrd="0" presId="urn:microsoft.com/office/officeart/2005/8/layout/process1"/>
    <dgm:cxn modelId="{34439379-D6DD-4D1F-8012-9E8884A697C4}" srcId="{48F855D1-A0A3-4AE2-8F05-9B7241473FFA}" destId="{919C2021-D999-4012-B967-51E9D5D89684}" srcOrd="2" destOrd="0" parTransId="{FA961949-2888-4D14-9117-DE35D643FB79}" sibTransId="{01F66B57-2495-47AA-B668-1187B66AFF9C}"/>
    <dgm:cxn modelId="{C89A8297-333D-430A-90D5-D706C61B4546}" type="presOf" srcId="{9C78479F-F1A9-45A7-A295-8D9432B7309D}" destId="{67F76C59-3E0F-40BC-B11C-E2FA2A75499A}" srcOrd="0" destOrd="0" presId="urn:microsoft.com/office/officeart/2005/8/layout/process1"/>
    <dgm:cxn modelId="{E96343ED-E817-498E-A361-7D953DDCACF7}" type="presOf" srcId="{9CBF0876-85DC-4A06-8236-5AFDFA068C63}" destId="{EC82A6B1-8C29-4C35-AF15-FC3980571886}" srcOrd="1" destOrd="0" presId="urn:microsoft.com/office/officeart/2005/8/layout/process1"/>
    <dgm:cxn modelId="{92BE73B0-BF4C-46B2-B18F-5413B83C46F6}" type="presOf" srcId="{9038BD72-C1E3-498B-9B2E-8A27E884335C}" destId="{3292658C-4696-43C7-A008-D37D0A2BE944}" srcOrd="1" destOrd="0" presId="urn:microsoft.com/office/officeart/2005/8/layout/process1"/>
    <dgm:cxn modelId="{146EDBAB-8B8C-4222-941B-5D9258EA04D6}" srcId="{48F855D1-A0A3-4AE2-8F05-9B7241473FFA}" destId="{9C78479F-F1A9-45A7-A295-8D9432B7309D}" srcOrd="0" destOrd="0" parTransId="{4BE4F8DF-9335-49E8-93FE-B5879831B820}" sibTransId="{9CBF0876-85DC-4A06-8236-5AFDFA068C63}"/>
    <dgm:cxn modelId="{43C0896B-3ED3-44FF-9468-E6476F84B987}" type="presOf" srcId="{919C2021-D999-4012-B967-51E9D5D89684}" destId="{0481C0B1-6033-4ACB-BEEE-6E16DA30BBCB}" srcOrd="0" destOrd="0" presId="urn:microsoft.com/office/officeart/2005/8/layout/process1"/>
    <dgm:cxn modelId="{CFAF17B2-6545-4932-A80D-818B9A547FDC}" type="presOf" srcId="{48F855D1-A0A3-4AE2-8F05-9B7241473FFA}" destId="{F9BF374B-BCA5-4055-8D15-551CF5C3D16B}" srcOrd="0" destOrd="0" presId="urn:microsoft.com/office/officeart/2005/8/layout/process1"/>
    <dgm:cxn modelId="{AA5891A8-B0FC-4DD2-BC8B-A4BF1E1C56B9}" type="presOf" srcId="{9CBF0876-85DC-4A06-8236-5AFDFA068C63}" destId="{4F6FA537-CE22-44BE-A37B-EC813791A675}" srcOrd="0" destOrd="0" presId="urn:microsoft.com/office/officeart/2005/8/layout/process1"/>
    <dgm:cxn modelId="{25D7A7AB-F364-4EF0-BF1F-6295072A539B}" srcId="{48F855D1-A0A3-4AE2-8F05-9B7241473FFA}" destId="{C524DEB4-2D1F-4E87-91AB-48E3D1DCADC7}" srcOrd="1" destOrd="0" parTransId="{6FAC6BAA-304B-48AF-B96B-7730DD9EF9CD}" sibTransId="{9038BD72-C1E3-498B-9B2E-8A27E884335C}"/>
    <dgm:cxn modelId="{36937AA4-AA2E-4E9A-8A40-0C13A556F57C}" type="presParOf" srcId="{F9BF374B-BCA5-4055-8D15-551CF5C3D16B}" destId="{67F76C59-3E0F-40BC-B11C-E2FA2A75499A}" srcOrd="0" destOrd="0" presId="urn:microsoft.com/office/officeart/2005/8/layout/process1"/>
    <dgm:cxn modelId="{C9F4E5DE-B9DB-4F67-B472-EDE2D904B9CB}" type="presParOf" srcId="{F9BF374B-BCA5-4055-8D15-551CF5C3D16B}" destId="{4F6FA537-CE22-44BE-A37B-EC813791A675}" srcOrd="1" destOrd="0" presId="urn:microsoft.com/office/officeart/2005/8/layout/process1"/>
    <dgm:cxn modelId="{978644F6-644A-4899-B40B-160F23B9D56B}" type="presParOf" srcId="{4F6FA537-CE22-44BE-A37B-EC813791A675}" destId="{EC82A6B1-8C29-4C35-AF15-FC3980571886}" srcOrd="0" destOrd="0" presId="urn:microsoft.com/office/officeart/2005/8/layout/process1"/>
    <dgm:cxn modelId="{7E9F09A5-6CEB-4EFE-8A43-C54286B189E4}" type="presParOf" srcId="{F9BF374B-BCA5-4055-8D15-551CF5C3D16B}" destId="{E4967EF9-9339-42FC-B953-50483EDFD516}" srcOrd="2" destOrd="0" presId="urn:microsoft.com/office/officeart/2005/8/layout/process1"/>
    <dgm:cxn modelId="{2F5104EF-AF39-4810-AB7D-A64775F0B167}" type="presParOf" srcId="{F9BF374B-BCA5-4055-8D15-551CF5C3D16B}" destId="{74A1F4FA-0C96-4DB8-AA27-EDBDC554366B}" srcOrd="3" destOrd="0" presId="urn:microsoft.com/office/officeart/2005/8/layout/process1"/>
    <dgm:cxn modelId="{209A524C-DECD-4F5A-9814-3764C6447CE8}" type="presParOf" srcId="{74A1F4FA-0C96-4DB8-AA27-EDBDC554366B}" destId="{3292658C-4696-43C7-A008-D37D0A2BE944}" srcOrd="0" destOrd="0" presId="urn:microsoft.com/office/officeart/2005/8/layout/process1"/>
    <dgm:cxn modelId="{381A2B2A-0A64-4E4B-A2EE-6E70F20660BA}" type="presParOf" srcId="{F9BF374B-BCA5-4055-8D15-551CF5C3D16B}" destId="{0481C0B1-6033-4ACB-BEEE-6E16DA30BBCB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7F76C59-3E0F-40BC-B11C-E2FA2A75499A}">
      <dsp:nvSpPr>
        <dsp:cNvPr id="0" name=""/>
        <dsp:cNvSpPr/>
      </dsp:nvSpPr>
      <dsp:spPr>
        <a:xfrm>
          <a:off x="4822" y="155453"/>
          <a:ext cx="1441251" cy="8647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0970" tIns="140970" rIns="140970" bIns="140970" numCol="1" spcCol="1270" anchor="ctr" anchorCtr="0">
          <a:noAutofit/>
        </a:bodyPr>
        <a:lstStyle/>
        <a:p>
          <a:pPr marL="0" lvl="0" indent="0" algn="ctr" defTabSz="1644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700" kern="1200"/>
            <a:t>1</a:t>
          </a:r>
        </a:p>
      </dsp:txBody>
      <dsp:txXfrm>
        <a:off x="30150" y="180781"/>
        <a:ext cx="1390595" cy="814094"/>
      </dsp:txXfrm>
    </dsp:sp>
    <dsp:sp modelId="{4F6FA537-CE22-44BE-A37B-EC813791A675}">
      <dsp:nvSpPr>
        <dsp:cNvPr id="0" name=""/>
        <dsp:cNvSpPr/>
      </dsp:nvSpPr>
      <dsp:spPr>
        <a:xfrm>
          <a:off x="1590198" y="409113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500" kern="1200"/>
        </a:p>
      </dsp:txBody>
      <dsp:txXfrm>
        <a:off x="1590198" y="480599"/>
        <a:ext cx="213882" cy="214458"/>
      </dsp:txXfrm>
    </dsp:sp>
    <dsp:sp modelId="{E4967EF9-9339-42FC-B953-50483EDFD516}">
      <dsp:nvSpPr>
        <dsp:cNvPr id="0" name=""/>
        <dsp:cNvSpPr/>
      </dsp:nvSpPr>
      <dsp:spPr>
        <a:xfrm>
          <a:off x="2022574" y="155453"/>
          <a:ext cx="1441251" cy="8647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0970" tIns="140970" rIns="140970" bIns="140970" numCol="1" spcCol="1270" anchor="ctr" anchorCtr="0">
          <a:noAutofit/>
        </a:bodyPr>
        <a:lstStyle/>
        <a:p>
          <a:pPr marL="0" lvl="0" indent="0" algn="ctr" defTabSz="1644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700" kern="1200"/>
            <a:t>2</a:t>
          </a:r>
        </a:p>
      </dsp:txBody>
      <dsp:txXfrm>
        <a:off x="2047902" y="180781"/>
        <a:ext cx="1390595" cy="814094"/>
      </dsp:txXfrm>
    </dsp:sp>
    <dsp:sp modelId="{74A1F4FA-0C96-4DB8-AA27-EDBDC554366B}">
      <dsp:nvSpPr>
        <dsp:cNvPr id="0" name=""/>
        <dsp:cNvSpPr/>
      </dsp:nvSpPr>
      <dsp:spPr>
        <a:xfrm>
          <a:off x="3607950" y="409113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500" kern="1200"/>
        </a:p>
      </dsp:txBody>
      <dsp:txXfrm>
        <a:off x="3607950" y="480599"/>
        <a:ext cx="213882" cy="214458"/>
      </dsp:txXfrm>
    </dsp:sp>
    <dsp:sp modelId="{0481C0B1-6033-4ACB-BEEE-6E16DA30BBCB}">
      <dsp:nvSpPr>
        <dsp:cNvPr id="0" name=""/>
        <dsp:cNvSpPr/>
      </dsp:nvSpPr>
      <dsp:spPr>
        <a:xfrm>
          <a:off x="4040326" y="155453"/>
          <a:ext cx="1441251" cy="8647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0970" tIns="140970" rIns="140970" bIns="140970" numCol="1" spcCol="1270" anchor="ctr" anchorCtr="0">
          <a:noAutofit/>
        </a:bodyPr>
        <a:lstStyle/>
        <a:p>
          <a:pPr marL="0" lvl="0" indent="0" algn="ctr" defTabSz="1644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700" kern="1200"/>
            <a:t>3</a:t>
          </a:r>
        </a:p>
      </dsp:txBody>
      <dsp:txXfrm>
        <a:off x="4065654" y="180781"/>
        <a:ext cx="1390595" cy="814094"/>
      </dsp:txXfrm>
    </dsp:sp>
  </dsp:spTree>
</dsp:drawing>
</file>

<file path=word/diagrams/layout1.xml><?xml version="1.0" encoding="utf-8"?>
<dgm:layoutDef xmlns:r="http://schemas.openxmlformats.org/officeDocument/2006/relationships"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1</ap:Pages>
  <ap:Words>6</ap:Words>
  <ap:Characters>39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44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2016-04-22T11:33:00Z</dcterms:created>
  <dcterms:modified xsi:type="dcterms:W3CDTF">2016-04-22T11:34:00Z</dcterms:modified>
</cp:coreProperties>
</file>