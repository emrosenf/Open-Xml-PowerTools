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ef69880a891e4bbaa9bda36e64251ee9">
      <w:pPr/>
      <w:del w:author="Eric White" w:id="0" w:date="2025-12-24T01:47:08.5926334+00:00">
        <w:r>
          <w:delText>Video</w:delText>
        </w:r>
      </w:del>
      <w:ins w:author="Eric White" w:id="1" w:date="2025-12-24T01:47:08.5926334+00:00">
        <w:r>
          <w:t>V</w:t>
        </w:r>
      </w:ins>
      <w:ins w:author="Eric White" w:id="2" w:date="2025-12-24T01:47:08.5926334+00:00">
        <w:r>
          <w:rPr pt14:Unid="41048a573ef0434392d7120070d478fc">
            <w:rStyle w:val="FootnoteReference" pt14:Unid="f9ab9a73a3354b219025996eb71b71c7"/>
          </w:rPr>
          <w:footnoteReference w:id="1" pt14:Status="Inserted"/>
        </w:r>
      </w:ins>
      <w:ins w:author="Eric White" w:id="3" w:date="2025-12-24T01:47:08.5926334+00:00">
        <w:r>
          <w:t>ideo</w:t>
        </w:r>
      </w:ins>
      <w:r>
        <w:t xml:space="preserve"> </w:t>
      </w:r>
      <w:r>
        <w:rPr pt14:Unid="50d9a5011a804fceaee63abc8ebf0460">
          <w:rStyle w:val="FootnoteReference" pt14:Unid="0f67817c95de4d1799721388687ec5e1"/>
        </w:rPr>
        <w:footnoteReference w:id="2" pt14:Unid="2812cb1275104ba2a9f19534d92c3964"/>
      </w:r>
      <w:r>
        <w:t>provides a powerful way to help you prove your point.</w:t>
      </w:r>
    </w:p>
    <w:sectPr pt14:Unid="8e6cbc3abca743ad83fc6eb587dac36c">
      <w:pgSz w:w="12240" w:h="15840" pt14:Unid="5c9932829e3040d390b0041bf5526a45"/>
      <w:pgMar w:top="1440" w:right="1440" w:bottom="1440" w:left="1440" w:header="720" w:footer="720" w:gutter="0" pt14:Unid="f2a1bf733b494476a0c4f2f1b28f991d"/>
      <w:cols w:space="720" pt14:Unid="a439682a77574574a5afb5d212bbe0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endnote w:type="separator" w:id="-1" pt14:Unid="c58b01de78ec498086bae74325ecdae6">
    <w:p pt14:Unid="0b903ab33fab4fc3bd5659660d0b6acd">
      <w:pPr pt14:Unid="e3da5cbe010442958fc598247985df74">
        <w:spacing w:after="0" w:line="240" w:lineRule="auto" pt14:Unid="3d61e5d477e0482abf8fa83b620be2bc"/>
      </w:pPr>
      <w:r pt14:Unid="7f6a2dde72da46b3a153fe188a2eed51">
        <w:separator pt14:Unid="85bf48cf7e334deca53c9a2d7e79219e"/>
      </w:r>
    </w:p>
  </w:endnote>
  <w:endnote w:type="continuationSeparator" w:id="0" pt14:Unid="73934e5323fe462aba38ddf05010fb3b">
    <w:p pt14:Unid="2e7f06f2992446d192c0f9dc223f5e0a">
      <w:pPr pt14:Unid="b7d2c0fbf9754a3d81ac061aa7f5c900">
        <w:spacing w:after="0" w:line="240" w:lineRule="auto" pt14:Unid="446142c62ab6413a8a4033ca737b4fbd"/>
      </w:pPr>
      <w:r pt14:Unid="3de7448c15374863900ba761f4f78e90">
        <w:continuationSeparator pt14:Unid="25831e5442314094b0d3fd5e5ab95ce9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footnote w:type="separator" w:id="-1" pt14:Unid="f07e1f46fd3f45cb8ba3a708961f24fd">
    <w:p pt14:Unid="abd4b315256441f8aeae90a557b635b3">
      <w:pPr pt14:Unid="15a2fb2e8c054ca093d851a5d34d403f">
        <w:spacing w:after="0" w:line="240" w:lineRule="auto" pt14:Unid="665b7862835c4518a437a4b75b4ab91d"/>
      </w:pPr>
      <w:r pt14:Unid="88b6bcdf30194b1fbcbe08a7ad57ace0">
        <w:separator pt14:Unid="eeb1c74a095b478bafff9c72ee262cfc"/>
      </w:r>
    </w:p>
  </w:footnote>
  <w:footnote w:type="continuationSeparator" w:id="0" pt14:Unid="b5b6a0c38a84409291b505671d741795">
    <w:p pt14:Unid="8084c577841a40f6b45879c8a23f0511">
      <w:pPr pt14:Unid="6e727703bb0a4b8f99622f9ff57c4ca1">
        <w:spacing w:after="0" w:line="240" w:lineRule="auto" pt14:Unid="3f664b76675749a8a452a80250f0cc41"/>
      </w:pPr>
      <w:r pt14:Unid="aa694168a7ec4f1c9fca6a899fe937af">
        <w:continuationSeparator pt14:Unid="2d43e65e7eed4722bb200fd2e6abda2f"/>
      </w:r>
    </w:p>
  </w:footnote>
  <w:footnote w:id="1" pt14:Unid="9ce397a72ba24df08bb375a006dd115a">
    <w:p pt14:Unid="a2f910f7cd944e6883d6af20b6bbd677">
      <w:pPr pt14:Unid="c3a81b3f9aff4487bb155548e6b22c6d" pt14:Status="Inserted">
        <w:pStyle w:val="FootnoteText" pt14:Unid="076ce1f95467467b8c10da0d41f1f58c"/>
        <w:rPr>
          <w:ins w:author="Eric White" w:id="4" w:date="2025-12-24T01:47:08.5926334+00:00"/>
        </w:rPr>
      </w:pPr>
      <w:r>
        <w:rPr>
          <w:rStyle w:val="FootnoteReference"/>
        </w:rPr>
        <w:footnoteRef/>
      </w:r>
      <w:ins w:author="Eric White" w:id="5" w:date="2025-12-24T01:47:08.5926334+00:00">
        <w:r>
          <w:t xml:space="preserve"> Foo</w:t>
        </w:r>
      </w:ins>
    </w:p>
  </w:footnote>
  <w:footnote w:id="2" pt14:Unid="bb30d367763c49829e0542c6b8d81cac">
    <w:p pt14:Unid="7908bdf5c4994f05ba26a73a2933dde5">
      <w:pPr pt14:Unid="960c27022837439d9c6c9fde0f1a790b">
        <w:pStyle w:val="FootnoteText" pt14:Unid="0201102c260d45db9ae1a71b4bf0fd49"/>
      </w:pPr>
      <w:r>
        <w:rPr>
          <w:rStyle w:val="FootnoteReference"/>
        </w:rPr>
        <w:footnoteRef/>
      </w:r>
      <w:r>
        <w:t xml:space="preserve"> This is the footnote.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27"/>
    <w:rsid w:val="00070827"/>
    <w:rsid w:val="00451E1E"/>
    <w:rsid w:val="008875E4"/>
    <w:rsid w:val="00F4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51E1E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51E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E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52A39A9-B382-4619-AE1B-785FD9EB9A81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9</ap:Words>
  <ap:Characters>52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2016-05-27T05:10:00Z</dcterms:created>
  <dcterms:modified xsi:type="dcterms:W3CDTF">2016-05-27T05:10:00Z</dcterms:modified>
</cp:coreProperties>
</file>