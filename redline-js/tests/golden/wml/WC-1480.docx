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8867ebaac81c451e8f6682bec59ebb36">
      <w:pPr/>
      <w:r>
        <w:t>Para before.</w:t>
      </w:r>
    </w:p>
    <w:tbl pt14:Unid="ea0041f1d5a14839b1dfd967d3e89e67" pt14:CorrelatedSHA1Hash="b3d78ec0f2e4d25502ef50288f4677c40dc03a0a" pt14:SHA1Hash="b3d78ec0f2e4d25502ef50288f4677c40dc03a0a" pt14:StructureSHA1Hash="016e349670653589fa205cc74e49496db77b1868">
      <w:tblPr pt14:Unid="7aa2559250e14dd0b2273ffc18eccd06">
        <w:tblStyle w:val="TableGrid" pt14:Unid="b8e49562876145da8bc809b85ecd14bb"/>
        <w:tblW w:w="0" w:type="auto" pt14:Unid="df6ca71231b743a7b086c8a4d2d8eec6"/>
        <w:tblLook w:val="04A0" w:firstRow="1" w:lastRow="0" w:firstColumn="1" w:lastColumn="0" w:noHBand="0" w:noVBand="1" pt14:Unid="83d2798a0478456293fe2e8a9c1908f1"/>
      </w:tblPr>
      <w:tblGrid pt14:Unid="05e161fd0d1b434fb6aec6044ae94ffa">
        <w:gridCol w:w="4675" pt14:Unid="becddafcbc8f435ab72c0f18758a787a"/>
        <w:gridCol w:w="4675" pt14:Unid="fb04fdd0189446c6be6ca1415d7704ac"/>
      </w:tblGrid>
      <w:tr pt14:Unid="809f02ee287a46559e7b6c294b7c1a3e" pt14:CorrelatedSHA1Hash="8c7ece43738ba402a34e02fd05cffc69f86571af" pt14:SHA1Hash="8c7ece43738ba402a34e02fd05cffc69f86571af" pt14:StructureSHA1Hash="79a0eea29f620d22c292795db0fa42012a6019db">
        <w:tc pt14:Unid="c0af0b7a160b4621a4cd24d7cb96dbc5" pt14:SHA1Hash="10f0114204d84c2df36901e40ed2e6bdbf21d699">
          <w:tcPr pt14:Unid="3a1300c7a2c04cf281b1b854d1f76f37">
            <w:tcW w:w="4675" w:type="dxa" pt14:Unid="d7a6a0fc1dd144b78b9abf5ada3a31b0"/>
          </w:tcPr>
          <w:p pt14:Unid="f91d3384c2b54eec946b7ef941ba227f">
            <w:pPr/>
            <w:del w:author="Eric White" w:id="0" w:date="2025-12-24T01:47:07.5076671+00:00">
              <w:r>
                <w:delText>Test1</w:delText>
              </w:r>
            </w:del>
            <w:ins w:author="Eric White" w:id="1" w:date="2025-12-24T01:47:07.5076671+00:00">
              <w:r>
                <w:t>Test2</w:t>
              </w:r>
            </w:ins>
          </w:p>
        </w:tc>
        <w:tc pt14:Unid="6172c03eeeb04c56bf1cb604f94928f9" pt14:SHA1Hash="3519df7b6fbc6e25e4f4ebe617b68969d0111265">
          <w:tcPr pt14:Unid="5ac27560231f41bba5e53e939284fe46">
            <w:tcW w:w="4675" w:type="dxa" pt14:Unid="ad4ad594e2c841c995aa1d3237cb9f75"/>
          </w:tcPr>
          <w:p pt14:Unid="fc761a461a6940d986e4f6f020d0fb5c">
            <w:pPr/>
            <w:del w:author="Eric White" w:id="2" w:date="2025-12-24T01:47:07.5076671+00:00">
              <w:r>
                <w:delText>Test2</w:delText>
              </w:r>
            </w:del>
            <w:ins w:author="Eric White" w:id="3" w:date="2025-12-24T01:47:07.5076671+00:00">
              <w:r>
                <w:t>Test1</w:t>
              </w:r>
            </w:ins>
          </w:p>
        </w:tc>
      </w:tr>
      <w:tr pt14:Unid="29a10e10711b4e4196a02213c3d70ff3" pt14:CorrelatedSHA1Hash="376826e009e033b50e7643d0a0954c342233feb4" pt14:SHA1Hash="376826e009e033b50e7643d0a0954c342233feb4" pt14:StructureSHA1Hash="79a0eea29f620d22c292795db0fa42012a6019db">
        <w:tc pt14:Unid="41362f14061447b284d129a2a403d9c7" pt14:SHA1Hash="af9e69a2e2b5e928edc35be26bccbdc130ff0a4d">
          <w:tcPr pt14:Unid="317f4c7540d24785ae821789b3a5d62c">
            <w:tcW w:w="4675" w:type="dxa" pt14:Unid="a3b2ffa6b2ce4fe09e9034dcf3934c48"/>
          </w:tcPr>
          <w:p pt14:Unid="d560a6b577a84064b1ec3e05c43e1982">
            <w:pPr/>
            <w:r>
              <w:t>Test3</w:t>
            </w:r>
          </w:p>
        </w:tc>
        <w:tc pt14:Unid="26ac2c2a9b51458ca65eeb8843775729" pt14:SHA1Hash="dacaaffa97073711611e4195224953059aec1d53">
          <w:tcPr pt14:Unid="f605dbbaf4ff476b8ec565773bd5187f">
            <w:tcW w:w="4675" w:type="dxa" pt14:Unid="482632ec5c234a88ba104ac5b9c3939d"/>
          </w:tcPr>
          <w:p pt14:Unid="b52bec66959340eb86ef9847ca000b9c">
            <w:pPr/>
            <w:r>
              <w:t>Test4</w:t>
            </w:r>
          </w:p>
        </w:tc>
      </w:tr>
    </w:tbl>
    <w:p pt14:Unid="7475fef9c33e49cea0bd9169d2565d50">
      <w:pPr/>
    </w:p>
    <w:sectPr pt14:Unid="c7f8ce6364534a38b0b4b2a8d7c42c5e">
      <w:pgSz w:w="12240" w:h="15840" pt14:Unid="794b7a118e0c4b27b0ded64317a2e187"/>
      <w:pgMar w:top="1440" w:right="1440" w:bottom="1440" w:left="1440" w:header="720" w:footer="720" w:gutter="0" pt14:Unid="074359988bab4e828f49e9aa03d4a0f1"/>
      <w:cols w:space="720" pt14:Unid="e8a35dea2ae445ab9126af767ab9c3c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E50"/>
    <w:rsid w:val="00040F6F"/>
    <w:rsid w:val="001E4A87"/>
    <w:rsid w:val="006217DF"/>
    <w:rsid w:val="00765E50"/>
    <w:rsid w:val="00A0643B"/>
    <w:rsid w:val="00A1502C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64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ec974a4e81f44750" /><Relationship Type="http://schemas.openxmlformats.org/officeDocument/2006/relationships/endnotes" Target="/word/endnotes.xml" Id="R6cdec84d1f9849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5</ap:Words>
  <ap:Characters>35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39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4</cp:revision>
  <dcterms:created xsi:type="dcterms:W3CDTF">2016-04-25T05:02:00Z</dcterms:created>
  <dcterms:modified xsi:type="dcterms:W3CDTF">2016-04-25T05:44:00Z</dcterms:modified>
</cp:coreProperties>
</file>