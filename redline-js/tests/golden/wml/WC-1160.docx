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c8b6c65813744ef09a4b6f57ad7f1f04" pt14:CorrelatedSHA1Hash="6c17984004b6477542c097a79b80a74dc3df7541" pt14:SHA1Hash="6c17984004b6477542c097a79b80a74dc3df7541" pt14:StructureSHA1Hash="285aa62d1e9a8fb8fee642c8e851bd6b7cc1a29b">
      <w:tblPr pt14:Unid="71be3dc9f930418ab5cc50290fe04f27">
        <w:tblStyle w:val="TableGrid" pt14:Unid="b044eab1eeae481e83cbf17a905628b9"/>
        <w:tblW w:w="0" w:type="auto" pt14:Unid="c90cab83509c489997b45c6ea7858dc0"/>
        <w:tblLook w:val="04A0" w:firstRow="1" w:lastRow="0" w:firstColumn="1" w:lastColumn="0" w:noHBand="0" w:noVBand="1" pt14:Unid="00df51fa8f7643b88c45812eec3bd708"/>
      </w:tblPr>
      <w:tblGrid pt14:Unid="43af9888b452498c90520ee315fd6a74">
        <w:gridCol w:w="4675" pt14:Unid="b5ae5b09db4d4ce49fbad47e3eeb526d"/>
        <w:gridCol w:w="4675" pt14:Unid="0da694b3c62c4b2b83a4e66c4fede83c"/>
      </w:tblGrid>
      <w:tr pt14:Unid="a926ed270ff941569b71b78199f08372" pt14:CorrelatedSHA1Hash="a052a2925c31880fc27e98c11121c149db294024" pt14:SHA1Hash="a052a2925c31880fc27e98c11121c149db294024" pt14:StructureSHA1Hash="79a0eea29f620d22c292795db0fa42012a6019db">
        <w:tc pt14:Unid="9e5499cbb6784457a4287a67bdd594c1" pt14:SHA1Hash="b61eafdce10da0a7da4f8432e8e58bf95f094837">
          <w:tcPr pt14:Unid="ade1d0cc478c4aa0a92ea336adc1b178">
            <w:tcW w:w="4675" w:type="dxa" pt14:Unid="d565c71527e647d2885b0f255c92d207"/>
          </w:tcPr>
          <w:p pt14:Unid="44b6faef110a43b0a2ffe2d9552daadb">
            <w:pPr/>
            <w:r>
              <w:t>111</w:t>
            </w:r>
          </w:p>
        </w:tc>
        <w:tc pt14:Unid="d61660c35ad9419097e4e79599e174c0" pt14:SHA1Hash="bcebb4e79e398a8f311d414929a338ca59ca796f">
          <w:tcPr pt14:Unid="ee9d571ec1ef4aa9b188b00b6f102160">
            <w:tcW w:w="4675" w:type="dxa" pt14:Unid="02a0544d6e53450eab01293963afa3a3"/>
          </w:tcPr>
          <w:p pt14:Unid="b293f2872e0643c699e069a6c121eb44">
            <w:pPr/>
            <w:r>
              <w:t>222</w:t>
            </w:r>
          </w:p>
        </w:tc>
      </w:tr>
      <w:tr pt14:Unid="ed49b58c428748269ecd6a897322be06" pt14:CorrelatedSHA1Hash="6b76e99d496d37ff9acffe6a551e896888df1cc5" pt14:SHA1Hash="6b76e99d496d37ff9acffe6a551e896888df1cc5" pt14:StructureSHA1Hash="79a0eea29f620d22c292795db0fa42012a6019db">
        <w:tc pt14:Unid="1cf77cf409ee44258000d2f42dc9c6af" pt14:SHA1Hash="127db13f5b2e855a123d9b947f3c45779ffca91b">
          <w:tcPr pt14:Unid="b1edd129ff6d4288b77b08f937862c50">
            <w:tcW w:w="4675" w:type="dxa" pt14:Unid="f63215bc823649b589ce10ff977fd811"/>
          </w:tcPr>
          <w:p pt14:Unid="dd5fe09301d2439fa01a9d3bd26b65c1">
            <w:pPr/>
            <w:del w:author="Eric White" w:id="0" w:date="2025-12-24T01:47:01.4028503+00:00">
              <w:r>
                <w:delText>333</w:delText>
              </w:r>
            </w:del>
          </w:p>
        </w:tc>
        <w:tc pt14:Unid="313b6c8ca51648009ecab95669298041" pt14:SHA1Hash="b049b2d1e94bda7aba504e3523ddd6f3f4871602">
          <w:tcPr pt14:Unid="d74a2678b077484895ce45b1ecb83de3">
            <w:tcW w:w="4675" w:type="dxa" pt14:Unid="8d3659eb05bc4bbd9f7a949324fb0732"/>
          </w:tcPr>
          <w:p pt14:Unid="040c5e251533470d8d6d086f316330f2">
            <w:pPr/>
            <w:del w:author="Eric White" w:id="1" w:date="2025-12-24T01:47:01.4028503+00:00">
              <w:r>
                <w:delText>444</w:delText>
              </w:r>
            </w:del>
          </w:p>
        </w:tc>
      </w:tr>
      <w:tr pt14:Unid="b0db74ae2c5f4413b5608e6fd633c431" pt14:CorrelatedSHA1Hash="7b340ebfce02a074f1d187afa587ae75834204c1" pt14:SHA1Hash="7b340ebfce02a074f1d187afa587ae75834204c1" pt14:StructureSHA1Hash="79a0eea29f620d22c292795db0fa42012a6019db">
        <w:tc pt14:Unid="14d1804727044d919b160868133624c7" pt14:SHA1Hash="6b088ae40b3f10134ff6190c9095418e080ecfe0">
          <w:tcPr pt14:Unid="2c53ff7156804e5283c06e2d42da63f7">
            <w:tcW w:w="4675" w:type="dxa" pt14:Unid="4818702182ce4b4db6688acabf3b98dd"/>
          </w:tcPr>
          <w:p pt14:Unid="6f7317ccfd9344eba9ef62c5072c86e5">
            <w:pPr/>
            <w:r>
              <w:t>555</w:t>
            </w:r>
          </w:p>
        </w:tc>
        <w:tc pt14:Unid="aa20c837919746eaad43572c884d8bb7" pt14:SHA1Hash="391f07afc2679d45b6363160c471248844e4ec08">
          <w:tcPr pt14:Unid="9acbcb4d16b84e04b187734017e959bf">
            <w:tcW w:w="4675" w:type="dxa" pt14:Unid="d56b8a717b614818941e528a55381f58"/>
          </w:tcPr>
          <w:p pt14:Unid="c2c1dc6dc7544520bf6d12d6e45e244a">
            <w:pPr/>
            <w:r>
              <w:t>666</w:t>
            </w:r>
          </w:p>
        </w:tc>
      </w:tr>
    </w:tbl>
    <w:p pt14:Unid="a24c5c93cc2740f3980319dbc38c59f5">
      <w:pPr/>
    </w:p>
    <w:sectPr pt14:Unid="85a8a03194eb4ee4ba719ee4110439d9">
      <w:pgSz w:w="12240" w:h="15840" pt14:Unid="110d2d48cf0c462b8619a43862678bfa"/>
      <w:pgMar w:top="1440" w:right="1440" w:bottom="1440" w:left="1440" w:header="720" w:footer="720" w:gutter="0" pt14:Unid="e6efe21885b143398feec3e037c8b601"/>
      <w:cols w:space="720" pt14:Unid="97a70354d43b40a8b8daef991ea7ba3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8DB"/>
    <w:rsid w:val="00040F6F"/>
    <w:rsid w:val="001E4A87"/>
    <w:rsid w:val="005B600C"/>
    <w:rsid w:val="00D8147F"/>
    <w:rsid w:val="00F2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600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f0ef88f2ccbe4a68" /><Relationship Type="http://schemas.openxmlformats.org/officeDocument/2006/relationships/endnotes" Target="/word/endnotes.xml" Id="R2b2707abb05b45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4</ap:Words>
  <ap:Characters>24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2016-04-16T03:54:00Z</dcterms:created>
  <dcterms:modified xsi:type="dcterms:W3CDTF">2016-04-16T03:54:00Z</dcterms:modified>
</cp:coreProperties>
</file>