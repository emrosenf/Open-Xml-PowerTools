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4d23e632274442f39db8ad876fd4dc55">
      <w:pPr pt14:Unid="efec0ce34404411689381e75a142a280">
        <w:rPr pt14:Unid="b1540f0a2e674d3ea004bea1b643b861">
          <w:lang w:val="en-US" pt14:Unid="111f3a50b49e4507ba408ab0c9d2d7ad"/>
        </w:rPr>
      </w:pPr>
      <w:r>
        <w:rPr pt14:Unid="a80ddb90ba6142b692bc5dbe8f42b618">
          <w:lang w:eastAsia="fr-FR" pt14:Unid="e715b27896f74f0fba852db338703187"/>
        </w:rPr>
        <w:pict pt14:Unid="3da53b0f9f3f4ed0ac08db6e7f4bca28" pt14:SHA1Hash="c077dd05c5f75c84a47526b7d4e982b627dbade1">
          <v:shapetype id="1" coordsize="21600,21600" o:spt="202" path="m,l,21600r21600,l21600,xe" pt14:Unid="9b338c6ab06c48e580a983d556164d8b">
            <v:stroke joinstyle="miter" pt14:Unid="b6a56bff9e254c039cb39b798ceadb6c"/>
            <v:path gradientshapeok="t" o:connecttype="rect" pt14:Unid="db08e29eacda4a1886ddb83b51225c5f"/>
          </v:shapetype>
          <v:shape id="1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3f4b331b78884839b7c0868fe536ced7">
            <w10:wrap type="square" pt14:Unid="99c33fbdec0a435c8316e40348567201"/>
            <v:textbox style="mso-fit-shape-to-text:t" pt14:Unid="7017369bed424e3bbda84a925144e3bf">
              <w:txbxContent pt14:Unid="505a4eaed17e42f49bf07413bf05d3bb" pt14:SHA1Hash="98bb349cb3170fd5e23d7f57a270c003acfea9a1">
                <w:p pt14:Unid="c5d3faf8df6d4c4b86af60347e202239">
                  <w:del w:author="Eric White" w:id="0" w:date="2025-12-24T01:47:10.6655233+00:00">
                    <w:r>
                      <w:delText>Textbox.</w:delText>
                    </w:r>
                  </w:del>
                </w:p>
              </w:txbxContent>
            </v:textbox>
          </v:shape>
        </w:pict>
      </w:r>
      <w:r>
        <w:rPr pt14:Unid="b31893b72db449358b391abc51861eee">
          <w:lang w:eastAsia="fr-FR" pt14:Unid="2b30b79b629b43e4b885dfa16d67e201"/>
        </w:rPr>
        <w:pict pt14:Unid="3da53b0f9f3f4ed0ac08db6e7f4bca28" pt14:SHA1Hash="4d53d4a0002219f7d7bd1c4fa3c29d064e06e8f4">
          <v:shapetype id="2" coordsize="21600,21600" o:spt="202" path="m,l,21600r21600,l21600,xe" pt14:Unid="9ca1d5d03bab4b8ea12635cafbb71ba8">
            <v:stroke joinstyle="miter" pt14:Unid="5003eb52ef004f63a01954b54238c410"/>
            <v:path gradientshapeok="t" o:connecttype="rect" pt14:Unid="954b9a9e079b4e6fa8aa3910b9f0fa2f"/>
          </v:shapetype>
          <v:shape id="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3f4b331b78884839b7c0868fe536ced7">
            <w10:wrap type="square" pt14:Unid="e281c73b5e4d4851865eff0e50bd7f97"/>
            <v:textbox style="mso-fit-shape-to-text:t" pt14:Unid="7017369bed424e3bbda84a925144e3bf">
              <w:txbxContent pt14:Unid="505a4eaed17e42f49bf07413bf05d3bb" pt14:SHA1Hash="78a572068f4c2529ec834619c1d7933374933dc6">
                <w:p pt14:Unid="c5d3faf8df6d4c4b86af60347e202239">
                  <w:ins w:author="Eric White" w:id="1" w:date="2025-12-24T01:47:10.6655233+00:00">
                    <w:r>
                      <w:t>Textbox2.</w:t>
                    </w:r>
                  </w:ins>
                </w:p>
              </w:txbxContent>
            </v:textbox>
          </v:shape>
        </w:pict>
      </w:r>
      <w:r>
        <w:rPr pt14:Unid="b31893b72db449358b391abc51861eee">
          <w:lang w:eastAsia="fr-FR" pt14:Unid="2b30b79b629b43e4b885dfa16d67e201"/>
        </w:rPr>
        <w:pict pt14:Unid="3da53b0f9f3f4ed0ac08db6e7f4bca28" pt14:SHA1Hash="c077dd05c5f75c84a47526b7d4e982b627dbade1">
          <v:shapetype id="3" coordsize="21600,21600" o:spt="202" path="m,l,21600r21600,l21600,xe" pt14:Unid="9b338c6ab06c48e580a983d556164d8b">
            <v:stroke joinstyle="miter" pt14:Unid="b6a56bff9e254c039cb39b798ceadb6c"/>
            <v:path gradientshapeok="t" o:connecttype="rect" pt14:Unid="db08e29eacda4a1886ddb83b51225c5f"/>
          </v:shapetype>
          <v:shape id="3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3f4b331b78884839b7c0868fe536ced7">
            <w10:wrap type="square" pt14:Unid="99c33fbdec0a435c8316e40348567201"/>
            <v:textbox style="mso-fit-shape-to-text:t" pt14:Unid="7017369bed424e3bbda84a925144e3bf">
              <w:txbxContent pt14:Unid="505a4eaed17e42f49bf07413bf05d3bb" pt14:SHA1Hash="98bb349cb3170fd5e23d7f57a270c003acfea9a1">
                <w:p pt14:Unid="c5d3faf8df6d4c4b86af60347e202239">
                  <w:pPr pt14:Unid="db1bb52864d344b497077b228b9e568b">
                    <w:rPr pt14:Unid="82b95aef01364c64bf5b87acbc4d8f9e">
                      <w:lang w:val="en-US" pt14:Unid="af26725c8333419d94045a6fbaf2c550"/>
                    </w:rPr>
                  </w:pPr>
                </w:p>
              </w:txbxContent>
            </v:textbox>
          </v:shape>
        </w:pict>
      </w:r>
    </w:p>
    <w:sectPr pt14:Unid="b66df3e0d3f1471ebac54c3987b10f6f">
      <w:pgSz w:w="11906" w:h="16838" pt14:Unid="865b7b5867924d64b8e68178383f7f0b"/>
      <w:pgMar w:top="1440" w:right="1440" w:bottom="1440" w:left="1440" w:header="720" w:footer="720" w:gutter="0" pt14:Unid="7e49197cca1e499cba9e0fc9f326da3c"/>
      <w:cols w:space="720" pt14:Unid="1160092d209c476ea8968abe87b101bb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393"/>
    <w:rsid w:val="00520D7A"/>
    <w:rsid w:val="005E7393"/>
    <w:rsid w:val="008A2E0D"/>
    <w:rsid w:val="00C1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017ce6fa65c4474f" /><Relationship Type="http://schemas.openxmlformats.org/officeDocument/2006/relationships/endnotes" Target="/word/endnotes.xml" Id="R468a1a719bf94d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1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2017-05-20T20:59:00Z</dcterms:created>
  <dcterms:modified xsi:type="dcterms:W3CDTF">2017-05-20T22:28:00Z</dcterms:modified>
</cp:coreProperties>
</file>