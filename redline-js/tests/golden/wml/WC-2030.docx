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15 w16se wp14 pt14">
  <w:body>
    <w:p pt14:Unid="b36b1edb91b04eacb3ed355a134899db">
      <w:pPr pt14:Unid="035376aa19854202bdf941c6e043e6a9">
        <w:rPr pt14:Unid="64f08937fa844850b75d089437c0729c">
          <w:lang w:val="en-US" pt14:Unid="66cd0cfc41af4701a964aa93e314e1e5"/>
        </w:rPr>
      </w:pPr>
      <w:r>
        <w:rPr pt14:Unid="8a33f391036d4a83bcf5a8558be1265b">
          <w:lang w:val="en-US" pt14:Unid="af1d03a66876497e9c60b6df5129b725"/>
        </w:rPr>
        <w:t>Video provides a powerful way to help you prove your point.</w:t>
      </w:r>
    </w:p>
    <w:p pt14:Unid="6e55ea56c86e472fa36764fa9bff6907">
      <w:pPr pt14:Unid="d4ea240bced546eda016dcec146e7384" pt14:Status="Inserted">
        <w:pStyle w:val="MyNewParaStyle" pt14:Unid="341c6423bd2543ada979973efef9209b"/>
        <w:rPr pt14:Unid="c2f92c8793444cc9a34011624b55bb26">
          <w:ins w:author="Eric White" w:id="0" w:date="2025-12-24T01:47:11.7881595+00:00"/>
          <w:color w:val="8EAADB" w:themeColor="accent1" w:themeTint="99" pt14:Unid="a3a27cf53be247df9f4c29216499fa68"/>
        </w:rPr>
      </w:pPr>
      <w:ins w:author="Eric White" w:id="1" w:date="2025-12-24T01:47:11.7881595+00:00">
        <w:r>
          <w:rPr pt14:Unid="b668ad7d289046839a0a52570ae8f2bc">
            <w:color w:val="8EAADB" w:themeColor="accent1" w:themeTint="99" pt14:Unid="4e196b8e1ea14791abbb189a877dc4fe"/>
          </w:rPr>
          <w:t>New paragraph with new style.</w:t>
        </w:r>
      </w:ins>
    </w:p>
    <w:p pt14:Unid="c68d4bd7d7f24628b26907c3e6106e62">
      <w:pPr pt14:Unid="2c4f1b0009f94ec29051d0b701b9fd40">
        <w:rPr pt14:Unid="5db4a8d9687241e2a7e5e8e1a33b2e1d">
          <w:lang w:val="en-US" pt14:Unid="b2cfdc5c0b4448ea86241baf2e08d506"/>
        </w:rPr>
      </w:pPr>
      <w:r>
        <w:rPr pt14:Unid="c3c2bdc28ee84f6bb923ea010c72c3cd">
          <w:lang w:val="en-US" pt14:Unid="aca4786b9bce4195b552bdbb487d91e7"/>
        </w:rPr>
        <w:t>When you click Online Video, you can paste in the embed code for the video you want to add.</w:t>
      </w:r>
    </w:p>
    <w:sectPr pt14:Unid="3307d5189d004cbd850798091f4437df">
      <w:pgSz w:w="11906" w:h="16838" pt14:Unid="e0e8ff8f37be4bebbe6ab1bb135f2d1e"/>
      <w:pgMar w:top="1440" w:right="1440" w:bottom="1440" w:left="1440" w:header="720" w:footer="720" w:gutter="0" pt14:Unid="cfb54b8bbb5346cb8af827fc2465cd0f"/>
      <w:cols w:space="720" pt14:Unid="585bca29b1d44c8ea660e9f1060e6abb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550C"/>
    <w:rsid w:val="004D550C"/>
    <w:rsid w:val="00502FAC"/>
    <w:rsid w:val="00C41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MyNewParaStyle" w:customStyle="1">
    <w:name w:val="MyNewParaStyle"/>
    <w:basedOn w:val="Normal"/>
    <w:qFormat/>
    <w:rsid w:val="004F5624"/>
    <w:rPr>
      <w:i/>
      <w:color w:val="8EAADB" w:themeColor="accent1" w:themeTint="99"/>
      <w:sz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footnotes" Target="/word/footnotes.xml" Id="R66e540c6bf124ceb" /><Relationship Type="http://schemas.openxmlformats.org/officeDocument/2006/relationships/endnotes" Target="/word/endnotes.xml" Id="R3b3fbc7d8f7c4c0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</ap:Pages>
  <ap:Words>23</ap:Words>
  <ap:Characters>129</ap:Characters>
  <ap:Application>Microsoft Office Word</ap:Application>
  <ap:DocSecurity>0</ap:DocSecurity>
  <ap:Lines>1</ap:Lines>
  <ap:Paragraphs>1</ap:Paragraphs>
  <ap:ScaleCrop>false</ap:ScaleCrop>
  <ap:Company/>
  <ap:LinksUpToDate>false</ap:LinksUpToDate>
  <ap:CharactersWithSpaces>151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Eric White</cp:lastModifiedBy>
  <cp:revision>2</cp:revision>
  <dcterms:created xsi:type="dcterms:W3CDTF">2017-06-01T16:37:00Z</dcterms:created>
  <dcterms:modified xsi:type="dcterms:W3CDTF">2017-06-01T16:37:00Z</dcterms:modified>
</cp:coreProperties>
</file>