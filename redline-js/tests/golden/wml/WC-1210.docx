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0b02be7023ac47c296979bbe9ae30ccd">
      <w:pPr/>
      <w:del w:author="Eric White" w:id="0" w:date="2025-12-24T01:47:02.2277007+00:00">
        <w:r>
          <w:delText>1b34efghijklmnopqrstuvwxyz</w:delText>
        </w:r>
      </w:del>
      <w:ins w:author="Eric White" w:id="1" w:date="2025-12-24T01:47:02.2277007+00:00">
        <w:r>
          <w:t>Abcde</w:t>
        </w:r>
      </w:ins>
    </w:p>
    <w:tbl pt14:Unid="a5187bdf0f4f48018b0458f493949721" pt14:CorrelatedSHA1Hash="553c30cf657037c6b444d43854b9a0cc305ef02d" pt14:SHA1Hash="553c30cf657037c6b444d43854b9a0cc305ef02d" pt14:StructureSHA1Hash="553c30cf657037c6b444d43854b9a0cc305ef02d">
      <w:tblPr pt14:Unid="3863e7b0cf22495b93399f26c87b6831">
        <w:tblStyle w:val="TableGrid" pt14:Unid="8de3991de7604c7faea83a27eeafe689"/>
        <w:tblW w:w="0" w:type="auto" pt14:Unid="d08cd834d2b7413c97a0d40a2825f9fe"/>
        <w:tblLook w:val="04A0" w:firstRow="1" w:lastRow="0" w:firstColumn="1" w:lastColumn="0" w:noHBand="0" w:noVBand="1" pt14:Unid="393e419ba7e0460989ae15534be7a662"/>
      </w:tblPr>
      <w:tblGrid pt14:Unid="6a346987162d4adea8a533a162211224">
        <w:gridCol w:w="9350" pt14:Unid="eba70a56a50f493798a187f7dd7cecb2"/>
      </w:tblGrid>
      <w:tr pt14:Unid="f97f4d4046a24681ac9fac86d2be8bd7" pt14:CorrelatedSHA1Hash="670c420c075a3ecb0b9bbb0f3779015ac6a0d98e" pt14:SHA1Hash="670c420c075a3ecb0b9bbb0f3779015ac6a0d98e" pt14:StructureSHA1Hash="670c420c075a3ecb0b9bbb0f3779015ac6a0d98e">
        <w:trPr>
          <w:ins w:author="Eric White" w:id="2" w:date="2025-12-24T01:47:02.2277007+00:00"/>
        </w:trPr>
        <w:tc pt14:Unid="262fe3a6a2434e3c813f34ae2ca4f96e" pt14:SHA1Hash="b90b8e947d8c3b09e63df8bfa3bb13cebd6bd22d">
          <w:tcPr pt14:Unid="8bbfed84209b47e8894939d8c49abeab">
            <w:tcW w:w="9350" w:type="dxa" pt14:Unid="61e6685935ce456b88a5a646cd36ed22"/>
          </w:tcPr>
          <w:p pt14:Unid="8fa2bdb1b1f541888a68a1a4a539f0fc">
            <w:pPr pt14:Status="Inserted">
              <w:rPr>
                <w:ins w:author="Eric White" w:id="3" w:date="2025-12-24T01:47:02.2277007+00:00"/>
              </w:rPr>
            </w:pPr>
          </w:p>
        </w:tc>
      </w:tr>
      <w:tr pt14:Unid="7cf4a22c74094c66af88bcb795c8e3af" pt14:CorrelatedSHA1Hash="670c420c075a3ecb0b9bbb0f3779015ac6a0d98e" pt14:SHA1Hash="670c420c075a3ecb0b9bbb0f3779015ac6a0d98e" pt14:StructureSHA1Hash="670c420c075a3ecb0b9bbb0f3779015ac6a0d98e">
        <w:trPr>
          <w:ins w:author="Eric White" w:id="4" w:date="2025-12-24T01:47:02.2277007+00:00"/>
        </w:trPr>
        <w:tc pt14:Unid="aba0a50c996f4de5b45e0b852c498593" pt14:SHA1Hash="b90b8e947d8c3b09e63df8bfa3bb13cebd6bd22d">
          <w:tcPr pt14:Unid="afc2b6bd330342829a1eeeb99ba1d8f4">
            <w:tcW w:w="9350" w:type="dxa" pt14:Unid="4330726eb1bf44ad9448ff3c9685199a"/>
          </w:tcPr>
          <w:p pt14:Unid="537573cc8a18491da4566160805423c7">
            <w:pPr pt14:Status="Inserted">
              <w:rPr>
                <w:ins w:author="Eric White" w:id="5" w:date="2025-12-24T01:47:02.2277007+00:00"/>
              </w:rPr>
            </w:pPr>
          </w:p>
        </w:tc>
      </w:tr>
    </w:tbl>
    <w:p pt14:Unid="9f9b56eba8d24931b5c392b5b58a3b23">
      <w:pPr pt14:Status="Inserted">
        <w:rPr>
          <w:ins w:author="Eric White" w:id="6" w:date="2025-12-24T01:47:02.2277007+00:00"/>
        </w:rPr>
      </w:pPr>
      <w:ins w:author="Eric White" w:id="7" w:date="2025-12-24T01:47:02.2277007+00:00">
        <w:r>
          <w:t>fghijklmnopqrstuvwxyz</w:t>
        </w:r>
      </w:ins>
    </w:p>
    <w:sectPr pt14:Unid="6f2cd9151dc4410fa437bcdc3b3dacda">
      <w:pgSz w:w="12240" w:h="15840" pt14:Unid="d5f01de0e31842ffbcee40e2b6b27503"/>
      <w:pgMar w:top="1440" w:right="1440" w:bottom="1440" w:left="1440" w:header="720" w:footer="720" w:gutter="0" pt14:Unid="3dff8d8ca18143bfb52e5e49e3dce77d"/>
      <w:cols w:space="720" pt14:Unid="cc2f2a5188ba417fabc47147cbe610cc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394"/>
    <w:rsid w:val="00040F6F"/>
    <w:rsid w:val="001E4A87"/>
    <w:rsid w:val="002665E3"/>
    <w:rsid w:val="002C309B"/>
    <w:rsid w:val="00326394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699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b0eecf0fc6b54517" /><Relationship Type="http://schemas.openxmlformats.org/officeDocument/2006/relationships/endnotes" Target="/word/endnotes.xml" Id="Rf836ddb2dab24b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</ap:TotalTime>
  <ap:Pages>1</ap:Pages>
  <ap:Words>4</ap:Words>
  <ap:Characters>23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26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2016-04-17T23:48:00Z</dcterms:created>
  <dcterms:modified xsi:type="dcterms:W3CDTF">2016-04-18T00:28:00Z</dcterms:modified>
</cp:coreProperties>
</file>