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P4140500f0e2b4d09b20c6929b0932135.xml" ContentType="application/vnd.openxmlformats-officedocument.drawingml.diagramData+xml"/>
  <Override PartName="/word/diagrams/P4a8de9b6eb57410385442c46622124ae.xml" ContentType="application/vnd.openxmlformats-officedocument.drawingml.diagramLayout+xml"/>
  <Override PartName="/word/diagrams/P77909b613e594e17b04c51fc4298e4b0.xml" ContentType="application/vnd.openxmlformats-officedocument.drawingml.diagramStyle+xml"/>
  <Override PartName="/word/diagrams/P9c164aea06b24a508506ae01cd7e0417.xml" ContentType="application/vnd.openxmlformats-officedocument.drawingml.diagramColor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dgm="http://schemas.openxmlformats.org/drawingml/2006/diagram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7f825c35322a4a55b6f6f6afb66a3146">
      <w:pPr/>
      <w:r>
        <w:t>This is a paragraph before.</w:t>
      </w:r>
    </w:p>
    <w:p pt14:Unid="f018899d5fbb45c287ea83f60f539ea8">
      <w:pPr pt14:Status="Deleted">
        <w:rPr>
          <w:del w:author="Eric White" w:id="0" w:date="2025-12-24T01:47:04.4957734+00:00"/>
        </w:rPr>
      </w:pPr>
      <w:del w:author="Eric White" w:id="1" w:date="2025-12-24T01:47:04.4957734+00:00">
        <w:r>
          <w:drawing pt14:Unid="c9550969e16e4fbfb377808e8fc363bb" pt14:SHA1Hash="2cc5a6b4df2e017d12fbff57c4f7441ce9f9c6f1" pt14:Status="Deleted">
            <wp:inline distT="0" distB="0" distL="0" distR="0" pt14:Unid="307766f12e9f45dc946f1d57386d77e2">
              <wp:extent cx="5486400" cy="3200400" pt14:Unid="b7f134c267204a129eccb56e17ec2daa"/>
              <wp:effectExtent l="0" t="0" r="19050" b="19050" pt14:Unid="ba420091511742be844aa0e75023866d"/>
              <wp:docPr id="1" name="Diagram 2" pt14:Unid="ab8a9b94531140d2a715e1caf88554ad"/>
              <wp:cNvGraphicFramePr pt14:Unid="ff0e2c057202424ab7bc1a8957d3a70d"/>
              <a:graphic xmlns:a="http://schemas.openxmlformats.org/drawingml/2006/main" pt14:Unid="24270533b1d1496096f8ab0fb50585dc">
                <a:graphicData uri="http://schemas.openxmlformats.org/drawingml/2006/diagram" pt14:Unid="a4c86586438d419ca1490c17f54a9fab">
                  <dgm:relIds xmlns:dgm="http://schemas.openxmlformats.org/drawingml/2006/diagram" xmlns:r="http://schemas.openxmlformats.org/officeDocument/2006/relationships" r:dm="R261bf8321b004fd7a3d8889db3c26943" r:lo="Ra21962fcaeb34b9296b6d6c148bcd7a6" r:qs="R7f812fe5ef3649f6a1711cb6eeb6bab4" r:cs="R5dcbeb4e5d8a4007b4f4dc5da6e298e8" pt14:Unid="b9d70169e1ee40a9bb37d9cba486dfb9"/>
                </a:graphicData>
              </a:graphic>
            </wp:inline>
          </w:drawing>
        </w:r>
      </w:del>
    </w:p>
    <w:p pt14:Unid="cc9dcfff8875406a86207403039c4a36">
      <w:pPr/>
      <w:r>
        <w:t>This is after.</w:t>
      </w:r>
    </w:p>
    <w:sectPr pt14:Unid="fce25e4485874401857ac6ea942a4089">
      <w:pgSz w:w="12240" w:h="15840" pt14:Unid="be6368c929344efbaca6f384965aa1b3"/>
      <w:pgMar w:top="1440" w:right="1440" w:bottom="1440" w:left="1440" w:header="720" w:footer="720" w:gutter="0" pt14:Unid="ac00d6c5e75c49d39e548c85b37760af"/>
      <w:cols w:space="720" pt14:Unid="8f2a7cba2fec4e81aba7288c3b7a6bd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246"/>
    <w:rsid w:val="00040F6F"/>
    <w:rsid w:val="001E4A87"/>
    <w:rsid w:val="004133B0"/>
    <w:rsid w:val="00762FD3"/>
    <w:rsid w:val="00D8147F"/>
    <w:rsid w:val="00E8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diagramDrawing" Target="diagrams/drawing1.xml" Id="rId8" /><Relationship Type="http://schemas.openxmlformats.org/officeDocument/2006/relationships/webSettings" Target="webSettings.xml" Id="rId3" /><Relationship Type="http://schemas.openxmlformats.org/officeDocument/2006/relationships/diagramColors" Target="diagrams/colors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diagramQuickStyle" Target="diagrams/quickStyle1.xml" Id="rId6" /><Relationship Type="http://schemas.openxmlformats.org/officeDocument/2006/relationships/diagramLayout" Target="diagrams/layout1.xml" Id="rId5" /><Relationship Type="http://schemas.openxmlformats.org/officeDocument/2006/relationships/theme" Target="theme/theme1.xml" Id="rId10" /><Relationship Type="http://schemas.openxmlformats.org/officeDocument/2006/relationships/diagramData" Target="diagrams/data1.xml" Id="rId4" /><Relationship Type="http://schemas.openxmlformats.org/officeDocument/2006/relationships/fontTable" Target="fontTable.xml" Id="rId9" /><Relationship Type="http://schemas.openxmlformats.org/officeDocument/2006/relationships/footnotes" Target="/word/footnotes.xml" Id="Ra253c75747104b68" /><Relationship Type="http://schemas.openxmlformats.org/officeDocument/2006/relationships/endnotes" Target="/word/endnotes.xml" Id="R853083984d7c475b" /><Relationship Type="http://schemas.openxmlformats.org/officeDocument/2006/relationships/diagramData" Target="/word/diagrams/P4140500f0e2b4d09b20c6929b0932135.xml" Id="R261bf8321b004fd7a3d8889db3c26943" /><Relationship Type="http://schemas.openxmlformats.org/officeDocument/2006/relationships/diagramLayout" Target="/word/diagrams/P4a8de9b6eb57410385442c46622124ae.xml" Id="Ra21962fcaeb34b9296b6d6c148bcd7a6" /><Relationship Type="http://schemas.openxmlformats.org/officeDocument/2006/relationships/diagramQuickStyle" Target="/word/diagrams/P77909b613e594e17b04c51fc4298e4b0.xml" Id="R7f812fe5ef3649f6a1711cb6eeb6bab4" /><Relationship Type="http://schemas.openxmlformats.org/officeDocument/2006/relationships/diagramColors" Target="/word/diagrams/P9c164aea06b24a508506ae01cd7e0417.xml" Id="R5dcbeb4e5d8a4007b4f4dc5da6e298e8" /></Relationships>
</file>

<file path=word/diagrams/P4a8de9b6eb57410385442c46622124ae.xml><?xml version="1.0" encoding="utf-8"?>
<dgm:layoutDef xmlns:r="http://schemas.openxmlformats.org/officeDocument/2006/relationships" xmlns:dgm="http://schemas.openxmlformats.org/drawingml/2006/diagram" xmlns:a="http://schemas.openxmlformats.org/drawingml/2006/main" uniqueId="urn:microsoft.com/office/officeart/2005/8/layout/pList2">
  <dgm:title val=""/>
  <dgm:desc val=""/>
  <dgm:catLst>
    <dgm:cat type="list" pri="11000"/>
    <dgm:cat type="picture" pri="24000"/>
    <dgm:cat type="pictureconvert" pri="2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bkgdShp" refType="w"/>
      <dgm:constr type="h" for="ch" forName="bkgdShp" refType="h" fact="0.45"/>
      <dgm:constr type="t" for="ch" forName="bkgdShp"/>
      <dgm:constr type="w" for="ch" forName="linComp" refType="w" fact="0.94"/>
      <dgm:constr type="h" for="ch" forName="linComp" refType="h"/>
      <dgm:constr type="ctrX" for="ch" forName="linComp" refType="w" fact="0.5"/>
    </dgm:constrLst>
    <dgm:ruleLst/>
    <dgm:choose name="Name1">
      <dgm:if name="Name2" axis="ch" ptType="node" func="cnt" op="gte" val="1">
        <dgm:layoutNode name="bkgdShp" styleLbl="alignAccFollow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/>
          <dgm:constrLst/>
          <dgm:ruleLst/>
        </dgm:layoutNode>
        <dgm:layoutNode name="linComp">
          <dgm:choose name="Name3">
            <dgm:if name="Name4" func="var" arg="dir" op="equ" val="norm">
              <dgm:alg type="lin"/>
            </dgm:if>
            <dgm:else name="Name5">
              <dgm:alg type="lin">
                <dgm:param type="linDir" val="from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w" for="ch" forName="compNode" refType="w"/>
            <dgm:constr type="h" for="ch" forName="compNode" refType="h"/>
            <dgm:constr type="w" for="ch" ptType="sibTrans" refType="w" refFor="ch" refForName="compNode" fact="0.1"/>
            <dgm:constr type="h" for="ch" ptType="sibTrans" op="equ"/>
            <dgm:constr type="h" for="ch" forName="compNode" op="equ"/>
            <dgm:constr type="primFontSz" for="des" forName="node" op="equ"/>
          </dgm:constrLst>
          <dgm:ruleLst/>
          <dgm:forEach name="nodesForEach" axis="ch" ptType="node">
            <dgm:layoutNode name="compNode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node" refType="w"/>
                <dgm:constr type="h" for="ch" forName="node" refType="h" fact="0.55"/>
                <dgm:constr type="b" for="ch" forName="node" refType="h"/>
                <dgm:constr type="w" for="ch" forName="invisiNode" refType="w" fact="0.75"/>
                <dgm:constr type="h" for="ch" forName="invisiNode" refType="h" fact="0.06"/>
                <dgm:constr type="t" for="ch" forName="invisiNode"/>
                <dgm:constr type="w" for="ch" forName="imagNode" refType="w"/>
                <dgm:constr type="h" for="ch" forName="imagNode" refType="h" fact="0.33"/>
                <dgm:constr type="ctrX" for="ch" forName="imagNode" refType="w" fact="0.5"/>
                <dgm:constr type="t" for="ch" forName="imagNode" refType="h" fact="0.06"/>
              </dgm:constrLst>
              <dgm:ruleLst/>
              <dgm:layoutNode name="node" styleLbl="node1">
                <dgm:varLst>
                  <dgm:bulletEnabled val="1"/>
                </dgm:varLst>
                <dgm:alg type="tx">
                  <dgm:param type="txAnchorVert" val="t"/>
                </dgm:alg>
                <dgm:shape xmlns:r="http://schemas.openxmlformats.org/officeDocument/2006/relationships" rot="180" type="round2SameRect" r:blip="">
                  <dgm:adjLst>
                    <dgm:adj idx="1" val="0.105"/>
                  </dgm:adjLst>
                </dgm:shape>
                <dgm:presOf axis="desOrSelf" ptType="node"/>
                <dgm:constrLst>
                  <dgm:constr type="primFontSz" val="65"/>
                </dgm:constrLst>
                <dgm:ruleLst>
                  <dgm:rule type="primFontSz" val="5" fact="NaN" max="NaN"/>
                </dgm:ruleLst>
              </dgm:layoutNode>
              <dgm:layoutNode name="invisiNode">
                <dgm:alg type="sp"/>
                <dgm:shape xmlns:r="http://schemas.openxmlformats.org/officeDocument/2006/relationships" type="roundRect" r:blip="" hideGeom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  <dgm:layoutNode name="imagNode" styleLbl="fgImgPlace1">
                <dgm:alg type="sp"/>
                <dgm:shape xmlns:r="http://schemas.openxmlformats.org/officeDocument/2006/relationships" type="roundRect" r:blip="" zOrderOff="-2" blipPhldr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</dgm:layoutNode>
            <dgm:forEach name="sibTransForEach" axis="followSib" ptType="sibTrans" cnt="1">
              <dgm:layoutNode name="sibTrans">
                <dgm:alg type="sp"/>
                <dgm:shape xmlns:r="http://schemas.openxmlformats.org/officeDocument/2006/relationships" type="rect" r:blip="" hideGeom="1">
                  <dgm:adjLst/>
                </dgm:shape>
                <dgm:presOf axis="self"/>
                <dgm:constrLst/>
                <dgm:ruleLst/>
              </dgm:layoutNode>
            </dgm:forEach>
          </dgm:forEach>
        </dgm:layoutNode>
      </dgm:if>
      <dgm:else name="Name6"/>
    </dgm:choose>
  </dgm:layoutNode>
</dgm:layoutDef>
</file>

<file path=word/diagrams/P9c164aea06b24a508506ae01cd7e041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P77909b613e594e17b04c51fc4298e4b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P4140500f0e2b4d09b20c6929b0932135.xml><?xml version="1.0" encoding="utf-8"?>
<dgm:dataModel xmlns:r="http://schemas.openxmlformats.org/officeDocument/2006/relationships" xmlns:a14="http://schemas.microsoft.com/office/drawing/2010/main" xmlns:dsp="http://schemas.microsoft.com/office/drawing/2008/diagram" xmlns:dgm="http://schemas.openxmlformats.org/drawingml/2006/diagram" xmlns:a="http://schemas.openxmlformats.org/drawingml/2006/main">
  <dgm:ptLst>
    <dgm:pt modelId="{40AD7357-509F-4421-B032-CD22E1367322}" type="doc">
      <dgm:prSet loTypeId="urn:microsoft.com/office/officeart/2005/8/layout/pList2" loCatId="list" qsTypeId="urn:microsoft.com/office/officeart/2005/8/quickstyle/simple1" qsCatId="simple" csTypeId="urn:microsoft.com/office/officeart/2005/8/colors/accent1_2" csCatId="accent1" phldr="1"/>
      <dgm:spPr/>
    </dgm:pt>
    <dgm:pt modelId="{98E5E59E-A7D7-402C-A6F9-5CAADF2C76CC}">
      <dgm:prSet phldrT="[Text]"/>
      <dgm:spPr/>
      <dgm:t>
        <a:bodyPr/>
        <a:lstStyle/>
        <a:p>
          <a:r>
            <a:rPr lang="en-US"/>
            <a:t>Crusty</a:t>
          </a:r>
        </a:p>
      </dgm:t>
    </dgm:pt>
    <dgm:pt modelId="{A015C600-5015-4E32-9A4C-BA0D80A97799}" type="parTrans" cxnId="{4CEF182F-6359-42F3-82C6-9701011D0793}">
      <dgm:prSet/>
      <dgm:spPr/>
    </dgm:pt>
    <dgm:pt modelId="{10A7EFF8-4DD9-4035-95B9-8F313A01175A}" type="sibTrans" cxnId="{4CEF182F-6359-42F3-82C6-9701011D0793}">
      <dgm:prSet/>
      <dgm:spPr/>
    </dgm:pt>
    <dgm:pt modelId="{4F085930-A334-4A0C-B3B3-33F24BF18B81}">
      <dgm:prSet phldrT="[Text]"/>
      <dgm:spPr/>
      <dgm:t>
        <a:bodyPr/>
        <a:lstStyle/>
        <a:p>
          <a:r>
            <a:rPr lang="en-US"/>
            <a:t>Test</a:t>
          </a:r>
        </a:p>
      </dgm:t>
    </dgm:pt>
    <dgm:pt modelId="{2443A25A-F62A-4F70-A5B9-99695A405622}" type="parTrans" cxnId="{B8445A6D-998B-4149-9D6C-DBD9B0D8E446}">
      <dgm:prSet/>
      <dgm:spPr/>
    </dgm:pt>
    <dgm:pt modelId="{8CA35469-716B-428B-A0A3-7BC0420649FC}" type="sibTrans" cxnId="{B8445A6D-998B-4149-9D6C-DBD9B0D8E446}">
      <dgm:prSet/>
      <dgm:spPr/>
    </dgm:pt>
    <dgm:pt modelId="{D1767992-9FDD-4CC0-B55D-4A933708E45C}">
      <dgm:prSet phldrT="[Text]"/>
      <dgm:spPr/>
      <dgm:t>
        <a:bodyPr/>
        <a:lstStyle/>
        <a:p>
          <a:r>
            <a:rPr lang="en-US"/>
            <a:t>Test2</a:t>
          </a:r>
        </a:p>
      </dgm:t>
    </dgm:pt>
    <dgm:pt modelId="{A2AE5DB9-7C69-47EC-8860-FBBB5D335E47}" type="parTrans" cxnId="{8263F785-E688-4481-94C3-CFA90B860F5D}">
      <dgm:prSet/>
      <dgm:spPr/>
    </dgm:pt>
    <dgm:pt modelId="{240AEB4D-9706-432F-BDC5-0EF43474665C}" type="sibTrans" cxnId="{8263F785-E688-4481-94C3-CFA90B860F5D}">
      <dgm:prSet/>
      <dgm:spPr/>
    </dgm:pt>
    <dgm:pt modelId="{FFD14BB8-C4DA-4FDF-9A19-7C0FF3F1D9B4}" type="pres">
      <dgm:prSet presAssocID="{40AD7357-509F-4421-B032-CD22E1367322}" presName="Name0" presStyleCnt="0">
        <dgm:presLayoutVars>
          <dgm:dir/>
          <dgm:resizeHandles val="exact"/>
        </dgm:presLayoutVars>
      </dgm:prSet>
      <dgm:spPr/>
    </dgm:pt>
    <dgm:pt modelId="{B49F2F4A-E617-4AB7-BD36-5C5CB2C0C315}" type="pres">
      <dgm:prSet presAssocID="{40AD7357-509F-4421-B032-CD22E1367322}" presName="bkgdShp" presStyleLbl="alignAccFollowNode1" presStyleIdx="0" presStyleCnt="1"/>
      <dgm:spPr/>
    </dgm:pt>
    <dgm:pt modelId="{88875EDA-31B9-476E-87ED-056FF403C988}" type="pres">
      <dgm:prSet presAssocID="{40AD7357-509F-4421-B032-CD22E1367322}" presName="linComp" presStyleCnt="0"/>
      <dgm:spPr/>
    </dgm:pt>
    <dgm:pt modelId="{D2822C07-B45C-4839-B86E-D09A041EC627}" type="pres">
      <dgm:prSet presAssocID="{98E5E59E-A7D7-402C-A6F9-5CAADF2C76CC}" presName="compNode" presStyleCnt="0"/>
      <dgm:spPr/>
    </dgm:pt>
    <dgm:pt modelId="{7CE0E6E6-8572-4269-80DB-134EC13A0AB2}" type="pres">
      <dgm:prSet presAssocID="{98E5E59E-A7D7-402C-A6F9-5CAADF2C76CC}" presName="node" presStyleLbl="node1" presStyleIdx="0" presStyleCnt="3">
        <dgm:presLayoutVars>
          <dgm:bulletEnabled val="1"/>
        </dgm:presLayoutVars>
      </dgm:prSet>
      <dgm:spPr/>
    </dgm:pt>
    <dgm:pt modelId="{7003F21E-8F48-4EB2-8E59-1A24DC106441}" type="pres">
      <dgm:prSet presAssocID="{98E5E59E-A7D7-402C-A6F9-5CAADF2C76CC}" presName="invisiNode" presStyleLbl="node1" presStyleIdx="0" presStyleCnt="3"/>
      <dgm:spPr/>
    </dgm:pt>
    <dgm:pt modelId="{A3E0F898-8C1F-41B8-946D-64A3D53F7E21}" type="pres">
      <dgm:prSet presAssocID="{98E5E59E-A7D7-402C-A6F9-5CAADF2C76CC}" presName="imagNode" presStyleLbl="fgImgPlace1" presStyleIdx="0" presStyleCnt="3"/>
      <dgm:spPr>
        <a:blipFill>
          <a:blip xmlns:r="http://schemas.openxmlformats.org/officeDocument/2006/relationships" r:embed="Reb333f529dad4f818ee28982dec6008c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000" b="-5000"/>
          </a:stretch>
        </a:blipFill>
      </dgm:spPr>
    </dgm:pt>
    <dgm:pt modelId="{3482DE74-3749-4560-AE06-AAE773838C6D}" type="pres">
      <dgm:prSet presAssocID="{10A7EFF8-4DD9-4035-95B9-8F313A01175A}" presName="sibTrans" presStyleLbl="sibTrans2D1" presStyleIdx="0" presStyleCnt="0"/>
      <dgm:spPr/>
    </dgm:pt>
    <dgm:pt modelId="{A899DC60-2860-47D7-B9C5-E85D5238B5CA}" type="pres">
      <dgm:prSet presAssocID="{4F085930-A334-4A0C-B3B3-33F24BF18B81}" presName="compNode" presStyleCnt="0"/>
      <dgm:spPr/>
    </dgm:pt>
    <dgm:pt modelId="{CA388531-E18B-4F0A-B3D6-DB58CDB7441F}" type="pres">
      <dgm:prSet presAssocID="{4F085930-A334-4A0C-B3B3-33F24BF18B81}" presName="node" presStyleLbl="node1" presStyleIdx="1" presStyleCnt="3">
        <dgm:presLayoutVars>
          <dgm:bulletEnabled val="1"/>
        </dgm:presLayoutVars>
      </dgm:prSet>
      <dgm:spPr/>
    </dgm:pt>
    <dgm:pt modelId="{AC81947B-5345-4712-82B7-6B63FB112563}" type="pres">
      <dgm:prSet presAssocID="{4F085930-A334-4A0C-B3B3-33F24BF18B81}" presName="invisiNode" presStyleLbl="node1" presStyleIdx="1" presStyleCnt="3"/>
      <dgm:spPr/>
    </dgm:pt>
    <dgm:pt modelId="{EE3EF262-7734-4BFE-ACE3-AED675B38F09}" type="pres">
      <dgm:prSet presAssocID="{4F085930-A334-4A0C-B3B3-33F24BF18B81}" presName="imagNode" presStyleLbl="fgImgPlace1" presStyleIdx="1" presStyleCnt="3"/>
      <dgm:spPr/>
    </dgm:pt>
    <dgm:pt modelId="{993C0E33-1176-4368-BF30-94AA1AD20FD2}" type="pres">
      <dgm:prSet presAssocID="{8CA35469-716B-428B-A0A3-7BC0420649FC}" presName="sibTrans" presStyleLbl="sibTrans2D1" presStyleIdx="0" presStyleCnt="0"/>
      <dgm:spPr/>
    </dgm:pt>
    <dgm:pt modelId="{9E6E275C-C42F-489F-9297-FDFAC904DA28}" type="pres">
      <dgm:prSet presAssocID="{D1767992-9FDD-4CC0-B55D-4A933708E45C}" presName="compNode" presStyleCnt="0"/>
      <dgm:spPr/>
    </dgm:pt>
    <dgm:pt modelId="{5FB9AC49-454D-4511-B13A-8BF0A9BB0E7F}" type="pres">
      <dgm:prSet presAssocID="{D1767992-9FDD-4CC0-B55D-4A933708E45C}" presName="node" presStyleLbl="node1" presStyleIdx="2" presStyleCnt="3">
        <dgm:presLayoutVars>
          <dgm:bulletEnabled val="1"/>
        </dgm:presLayoutVars>
      </dgm:prSet>
      <dgm:spPr/>
    </dgm:pt>
    <dgm:pt modelId="{C1C65F87-B0FA-45FE-B8FB-B09D9334B217}" type="pres">
      <dgm:prSet presAssocID="{D1767992-9FDD-4CC0-B55D-4A933708E45C}" presName="invisiNode" presStyleLbl="node1" presStyleIdx="2" presStyleCnt="3"/>
      <dgm:spPr/>
    </dgm:pt>
    <dgm:pt modelId="{B602C26E-C058-4438-A78C-2CDC8BFB72EE}" type="pres">
      <dgm:prSet presAssocID="{D1767992-9FDD-4CC0-B55D-4A933708E45C}" presName="imagNode" presStyleLbl="fgImgPlace1" presStyleIdx="2" presStyleCnt="3"/>
      <dgm:spPr/>
    </dgm:pt>
  </dgm:ptLst>
  <dgm:cxnLst>
    <dgm:cxn modelId="{4F1BB94D-AE68-40E5-A878-F1D7CAF43425}" type="presOf" srcId="{10A7EFF8-4DD9-4035-95B9-8F313A01175A}" destId="{3482DE74-3749-4560-AE06-AAE773838C6D}" srcOrd="0" destOrd="0" presId="urn:microsoft.com/office/officeart/2005/8/layout/pList2"/>
    <dgm:cxn modelId="{83A43214-8533-4D97-8241-9EFCE141AC06}" type="presOf" srcId="{D1767992-9FDD-4CC0-B55D-4A933708E45C}" destId="{5FB9AC49-454D-4511-B13A-8BF0A9BB0E7F}" srcOrd="0" destOrd="0" presId="urn:microsoft.com/office/officeart/2005/8/layout/pList2"/>
    <dgm:cxn modelId="{597696F2-80A0-4A16-8451-1F2DEE821533}" type="presOf" srcId="{98E5E59E-A7D7-402C-A6F9-5CAADF2C76CC}" destId="{7CE0E6E6-8572-4269-80DB-134EC13A0AB2}" srcOrd="0" destOrd="0" presId="urn:microsoft.com/office/officeart/2005/8/layout/pList2"/>
    <dgm:cxn modelId="{4CEF182F-6359-42F3-82C6-9701011D0793}" srcId="{40AD7357-509F-4421-B032-CD22E1367322}" destId="{98E5E59E-A7D7-402C-A6F9-5CAADF2C76CC}" srcOrd="0" destOrd="0" parTransId="{A015C600-5015-4E32-9A4C-BA0D80A97799}" sibTransId="{10A7EFF8-4DD9-4035-95B9-8F313A01175A}"/>
    <dgm:cxn modelId="{3655C9A3-1686-4738-AD05-9DE1B8BFA8C7}" type="presOf" srcId="{4F085930-A334-4A0C-B3B3-33F24BF18B81}" destId="{CA388531-E18B-4F0A-B3D6-DB58CDB7441F}" srcOrd="0" destOrd="0" presId="urn:microsoft.com/office/officeart/2005/8/layout/pList2"/>
    <dgm:cxn modelId="{B8445A6D-998B-4149-9D6C-DBD9B0D8E446}" srcId="{40AD7357-509F-4421-B032-CD22E1367322}" destId="{4F085930-A334-4A0C-B3B3-33F24BF18B81}" srcOrd="1" destOrd="0" parTransId="{2443A25A-F62A-4F70-A5B9-99695A405622}" sibTransId="{8CA35469-716B-428B-A0A3-7BC0420649FC}"/>
    <dgm:cxn modelId="{8263F785-E688-4481-94C3-CFA90B860F5D}" srcId="{40AD7357-509F-4421-B032-CD22E1367322}" destId="{D1767992-9FDD-4CC0-B55D-4A933708E45C}" srcOrd="2" destOrd="0" parTransId="{A2AE5DB9-7C69-47EC-8860-FBBB5D335E47}" sibTransId="{240AEB4D-9706-432F-BDC5-0EF43474665C}"/>
    <dgm:cxn modelId="{3750F6FC-7285-4001-93DC-87F35DBFA038}" type="presOf" srcId="{8CA35469-716B-428B-A0A3-7BC0420649FC}" destId="{993C0E33-1176-4368-BF30-94AA1AD20FD2}" srcOrd="0" destOrd="0" presId="urn:microsoft.com/office/officeart/2005/8/layout/pList2"/>
    <dgm:cxn modelId="{D0BD7742-C997-4FBE-9710-AD99724C71C0}" type="presOf" srcId="{40AD7357-509F-4421-B032-CD22E1367322}" destId="{FFD14BB8-C4DA-4FDF-9A19-7C0FF3F1D9B4}" srcOrd="0" destOrd="0" presId="urn:microsoft.com/office/officeart/2005/8/layout/pList2"/>
    <dgm:cxn modelId="{1683C29E-ED22-457F-88E4-7B213BC9218D}" type="presParOf" srcId="{FFD14BB8-C4DA-4FDF-9A19-7C0FF3F1D9B4}" destId="{B49F2F4A-E617-4AB7-BD36-5C5CB2C0C315}" srcOrd="0" destOrd="0" presId="urn:microsoft.com/office/officeart/2005/8/layout/pList2"/>
    <dgm:cxn modelId="{D0692975-2236-4357-B33F-A55B51554EEA}" type="presParOf" srcId="{FFD14BB8-C4DA-4FDF-9A19-7C0FF3F1D9B4}" destId="{88875EDA-31B9-476E-87ED-056FF403C988}" srcOrd="1" destOrd="0" presId="urn:microsoft.com/office/officeart/2005/8/layout/pList2"/>
    <dgm:cxn modelId="{3D357C48-7EC4-4875-B4B5-5F1DE61F4514}" type="presParOf" srcId="{88875EDA-31B9-476E-87ED-056FF403C988}" destId="{D2822C07-B45C-4839-B86E-D09A041EC627}" srcOrd="0" destOrd="0" presId="urn:microsoft.com/office/officeart/2005/8/layout/pList2"/>
    <dgm:cxn modelId="{628F24AF-70C2-42E6-A46E-A988A0E8F522}" type="presParOf" srcId="{D2822C07-B45C-4839-B86E-D09A041EC627}" destId="{7CE0E6E6-8572-4269-80DB-134EC13A0AB2}" srcOrd="0" destOrd="0" presId="urn:microsoft.com/office/officeart/2005/8/layout/pList2"/>
    <dgm:cxn modelId="{B53A0F3D-9887-4968-8274-1BB6DE46806F}" type="presParOf" srcId="{D2822C07-B45C-4839-B86E-D09A041EC627}" destId="{7003F21E-8F48-4EB2-8E59-1A24DC106441}" srcOrd="1" destOrd="0" presId="urn:microsoft.com/office/officeart/2005/8/layout/pList2"/>
    <dgm:cxn modelId="{590C42E2-AA98-4390-9259-561B8CBAABDB}" type="presParOf" srcId="{D2822C07-B45C-4839-B86E-D09A041EC627}" destId="{A3E0F898-8C1F-41B8-946D-64A3D53F7E21}" srcOrd="2" destOrd="0" presId="urn:microsoft.com/office/officeart/2005/8/layout/pList2"/>
    <dgm:cxn modelId="{10CA6CC9-FC87-4CAB-AA8E-E210BE6EE613}" type="presParOf" srcId="{88875EDA-31B9-476E-87ED-056FF403C988}" destId="{3482DE74-3749-4560-AE06-AAE773838C6D}" srcOrd="1" destOrd="0" presId="urn:microsoft.com/office/officeart/2005/8/layout/pList2"/>
    <dgm:cxn modelId="{71A96387-331C-4B17-82E4-C39213746A6A}" type="presParOf" srcId="{88875EDA-31B9-476E-87ED-056FF403C988}" destId="{A899DC60-2860-47D7-B9C5-E85D5238B5CA}" srcOrd="2" destOrd="0" presId="urn:microsoft.com/office/officeart/2005/8/layout/pList2"/>
    <dgm:cxn modelId="{6CF513BE-7463-4D14-9B0E-E1CA526FC5EF}" type="presParOf" srcId="{A899DC60-2860-47D7-B9C5-E85D5238B5CA}" destId="{CA388531-E18B-4F0A-B3D6-DB58CDB7441F}" srcOrd="0" destOrd="0" presId="urn:microsoft.com/office/officeart/2005/8/layout/pList2"/>
    <dgm:cxn modelId="{94014DA2-B456-49F7-AB75-D37ACFF149E1}" type="presParOf" srcId="{A899DC60-2860-47D7-B9C5-E85D5238B5CA}" destId="{AC81947B-5345-4712-82B7-6B63FB112563}" srcOrd="1" destOrd="0" presId="urn:microsoft.com/office/officeart/2005/8/layout/pList2"/>
    <dgm:cxn modelId="{0B17E7EA-97AA-4D9E-A731-8C930B280474}" type="presParOf" srcId="{A899DC60-2860-47D7-B9C5-E85D5238B5CA}" destId="{EE3EF262-7734-4BFE-ACE3-AED675B38F09}" srcOrd="2" destOrd="0" presId="urn:microsoft.com/office/officeart/2005/8/layout/pList2"/>
    <dgm:cxn modelId="{E3338610-D20F-4F3A-BD6B-EC906B68CBFC}" type="presParOf" srcId="{88875EDA-31B9-476E-87ED-056FF403C988}" destId="{993C0E33-1176-4368-BF30-94AA1AD20FD2}" srcOrd="3" destOrd="0" presId="urn:microsoft.com/office/officeart/2005/8/layout/pList2"/>
    <dgm:cxn modelId="{3D1F1292-BF50-4CF2-826C-6C4FE0096870}" type="presParOf" srcId="{88875EDA-31B9-476E-87ED-056FF403C988}" destId="{9E6E275C-C42F-489F-9297-FDFAC904DA28}" srcOrd="4" destOrd="0" presId="urn:microsoft.com/office/officeart/2005/8/layout/pList2"/>
    <dgm:cxn modelId="{D6D56486-4547-4842-A9FC-8C1BF861D10F}" type="presParOf" srcId="{9E6E275C-C42F-489F-9297-FDFAC904DA28}" destId="{5FB9AC49-454D-4511-B13A-8BF0A9BB0E7F}" srcOrd="0" destOrd="0" presId="urn:microsoft.com/office/officeart/2005/8/layout/pList2"/>
    <dgm:cxn modelId="{45E91C9A-E599-4657-A7CC-985013955625}" type="presParOf" srcId="{9E6E275C-C42F-489F-9297-FDFAC904DA28}" destId="{C1C65F87-B0FA-45FE-B8FB-B09D9334B217}" srcOrd="1" destOrd="0" presId="urn:microsoft.com/office/officeart/2005/8/layout/pList2"/>
    <dgm:cxn modelId="{BEDE2727-4542-4711-9B53-8B17B3E57A1D}" type="presParOf" srcId="{9E6E275C-C42F-489F-9297-FDFAC904DA28}" destId="{B602C26E-C058-4438-A78C-2CDC8BFB72EE}" srcOrd="2" destOrd="0" presId="urn:microsoft.com/office/officeart/2005/8/layout/pList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_rels/P4140500f0e2b4d09b20c6929b0932135.xml.rels>&#65279;<?xml version="1.0" encoding="utf-8"?><Relationships xmlns="http://schemas.openxmlformats.org/package/2006/relationships"><Relationship Type="http://schemas.openxmlformats.org/officeDocument/2006/relationships/image" Target="/word/media/P1d5909279eb14839b34ae9ec7a253181.jpeg" Id="Reb333f529dad4f818ee28982dec6008c" 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r="http://schemas.openxmlformats.org/officeDocument/2006/relationships" xmlns:a14="http://schemas.microsoft.com/office/drawing/2010/main" xmlns:dsp="http://schemas.microsoft.com/office/drawing/2008/diagram" xmlns:dgm="http://schemas.openxmlformats.org/drawingml/2006/diagram" xmlns:a="http://schemas.openxmlformats.org/drawingml/2006/main">
  <dgm:ptLst>
    <dgm:pt modelId="{40AD7357-509F-4421-B032-CD22E1367322}" type="doc">
      <dgm:prSet loTypeId="urn:microsoft.com/office/officeart/2005/8/layout/pList2" loCatId="list" qsTypeId="urn:microsoft.com/office/officeart/2005/8/quickstyle/simple1" qsCatId="simple" csTypeId="urn:microsoft.com/office/officeart/2005/8/colors/accent1_2" csCatId="accent1" phldr="1"/>
      <dgm:spPr/>
    </dgm:pt>
    <dgm:pt modelId="{98E5E59E-A7D7-402C-A6F9-5CAADF2C76CC}">
      <dgm:prSet phldrT="[Text]"/>
      <dgm:spPr/>
      <dgm:t>
        <a:bodyPr/>
        <a:lstStyle/>
        <a:p>
          <a:r>
            <a:rPr lang="en-US"/>
            <a:t>Crusty</a:t>
          </a:r>
        </a:p>
      </dgm:t>
    </dgm:pt>
    <dgm:pt modelId="{A015C600-5015-4E32-9A4C-BA0D80A97799}" type="parTrans" cxnId="{4CEF182F-6359-42F3-82C6-9701011D0793}">
      <dgm:prSet/>
      <dgm:spPr/>
    </dgm:pt>
    <dgm:pt modelId="{10A7EFF8-4DD9-4035-95B9-8F313A01175A}" type="sibTrans" cxnId="{4CEF182F-6359-42F3-82C6-9701011D0793}">
      <dgm:prSet/>
      <dgm:spPr/>
    </dgm:pt>
    <dgm:pt modelId="{4F085930-A334-4A0C-B3B3-33F24BF18B81}">
      <dgm:prSet phldrT="[Text]"/>
      <dgm:spPr/>
      <dgm:t>
        <a:bodyPr/>
        <a:lstStyle/>
        <a:p>
          <a:r>
            <a:rPr lang="en-US"/>
            <a:t>Test</a:t>
          </a:r>
        </a:p>
      </dgm:t>
    </dgm:pt>
    <dgm:pt modelId="{2443A25A-F62A-4F70-A5B9-99695A405622}" type="parTrans" cxnId="{B8445A6D-998B-4149-9D6C-DBD9B0D8E446}">
      <dgm:prSet/>
      <dgm:spPr/>
    </dgm:pt>
    <dgm:pt modelId="{8CA35469-716B-428B-A0A3-7BC0420649FC}" type="sibTrans" cxnId="{B8445A6D-998B-4149-9D6C-DBD9B0D8E446}">
      <dgm:prSet/>
      <dgm:spPr/>
    </dgm:pt>
    <dgm:pt modelId="{D1767992-9FDD-4CC0-B55D-4A933708E45C}">
      <dgm:prSet phldrT="[Text]"/>
      <dgm:spPr/>
      <dgm:t>
        <a:bodyPr/>
        <a:lstStyle/>
        <a:p>
          <a:r>
            <a:rPr lang="en-US"/>
            <a:t>Test2</a:t>
          </a:r>
        </a:p>
      </dgm:t>
    </dgm:pt>
    <dgm:pt modelId="{A2AE5DB9-7C69-47EC-8860-FBBB5D335E47}" type="parTrans" cxnId="{8263F785-E688-4481-94C3-CFA90B860F5D}">
      <dgm:prSet/>
      <dgm:spPr/>
    </dgm:pt>
    <dgm:pt modelId="{240AEB4D-9706-432F-BDC5-0EF43474665C}" type="sibTrans" cxnId="{8263F785-E688-4481-94C3-CFA90B860F5D}">
      <dgm:prSet/>
      <dgm:spPr/>
    </dgm:pt>
    <dgm:pt modelId="{FFD14BB8-C4DA-4FDF-9A19-7C0FF3F1D9B4}" type="pres">
      <dgm:prSet presAssocID="{40AD7357-509F-4421-B032-CD22E1367322}" presName="Name0" presStyleCnt="0">
        <dgm:presLayoutVars>
          <dgm:dir/>
          <dgm:resizeHandles val="exact"/>
        </dgm:presLayoutVars>
      </dgm:prSet>
      <dgm:spPr/>
    </dgm:pt>
    <dgm:pt modelId="{B49F2F4A-E617-4AB7-BD36-5C5CB2C0C315}" type="pres">
      <dgm:prSet presAssocID="{40AD7357-509F-4421-B032-CD22E1367322}" presName="bkgdShp" presStyleLbl="alignAccFollowNode1" presStyleIdx="0" presStyleCnt="1"/>
      <dgm:spPr/>
    </dgm:pt>
    <dgm:pt modelId="{88875EDA-31B9-476E-87ED-056FF403C988}" type="pres">
      <dgm:prSet presAssocID="{40AD7357-509F-4421-B032-CD22E1367322}" presName="linComp" presStyleCnt="0"/>
      <dgm:spPr/>
    </dgm:pt>
    <dgm:pt modelId="{D2822C07-B45C-4839-B86E-D09A041EC627}" type="pres">
      <dgm:prSet presAssocID="{98E5E59E-A7D7-402C-A6F9-5CAADF2C76CC}" presName="compNode" presStyleCnt="0"/>
      <dgm:spPr/>
    </dgm:pt>
    <dgm:pt modelId="{7CE0E6E6-8572-4269-80DB-134EC13A0AB2}" type="pres">
      <dgm:prSet presAssocID="{98E5E59E-A7D7-402C-A6F9-5CAADF2C76CC}" presName="node" presStyleLbl="node1" presStyleIdx="0" presStyleCnt="3">
        <dgm:presLayoutVars>
          <dgm:bulletEnabled val="1"/>
        </dgm:presLayoutVars>
      </dgm:prSet>
      <dgm:spPr/>
    </dgm:pt>
    <dgm:pt modelId="{7003F21E-8F48-4EB2-8E59-1A24DC106441}" type="pres">
      <dgm:prSet presAssocID="{98E5E59E-A7D7-402C-A6F9-5CAADF2C76CC}" presName="invisiNode" presStyleLbl="node1" presStyleIdx="0" presStyleCnt="3"/>
      <dgm:spPr/>
    </dgm:pt>
    <dgm:pt modelId="{A3E0F898-8C1F-41B8-946D-64A3D53F7E21}" type="pres">
      <dgm:prSet presAssocID="{98E5E59E-A7D7-402C-A6F9-5CAADF2C76CC}" presName="imagNode" presStyleLbl="fgImgPlace1" presStyleIdx="0" presStyleCnt="3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000" b="-5000"/>
          </a:stretch>
        </a:blipFill>
      </dgm:spPr>
    </dgm:pt>
    <dgm:pt modelId="{3482DE74-3749-4560-AE06-AAE773838C6D}" type="pres">
      <dgm:prSet presAssocID="{10A7EFF8-4DD9-4035-95B9-8F313A01175A}" presName="sibTrans" presStyleLbl="sibTrans2D1" presStyleIdx="0" presStyleCnt="0"/>
      <dgm:spPr/>
    </dgm:pt>
    <dgm:pt modelId="{A899DC60-2860-47D7-B9C5-E85D5238B5CA}" type="pres">
      <dgm:prSet presAssocID="{4F085930-A334-4A0C-B3B3-33F24BF18B81}" presName="compNode" presStyleCnt="0"/>
      <dgm:spPr/>
    </dgm:pt>
    <dgm:pt modelId="{CA388531-E18B-4F0A-B3D6-DB58CDB7441F}" type="pres">
      <dgm:prSet presAssocID="{4F085930-A334-4A0C-B3B3-33F24BF18B81}" presName="node" presStyleLbl="node1" presStyleIdx="1" presStyleCnt="3">
        <dgm:presLayoutVars>
          <dgm:bulletEnabled val="1"/>
        </dgm:presLayoutVars>
      </dgm:prSet>
      <dgm:spPr/>
    </dgm:pt>
    <dgm:pt modelId="{AC81947B-5345-4712-82B7-6B63FB112563}" type="pres">
      <dgm:prSet presAssocID="{4F085930-A334-4A0C-B3B3-33F24BF18B81}" presName="invisiNode" presStyleLbl="node1" presStyleIdx="1" presStyleCnt="3"/>
      <dgm:spPr/>
    </dgm:pt>
    <dgm:pt modelId="{EE3EF262-7734-4BFE-ACE3-AED675B38F09}" type="pres">
      <dgm:prSet presAssocID="{4F085930-A334-4A0C-B3B3-33F24BF18B81}" presName="imagNode" presStyleLbl="fgImgPlace1" presStyleIdx="1" presStyleCnt="3"/>
      <dgm:spPr/>
    </dgm:pt>
    <dgm:pt modelId="{993C0E33-1176-4368-BF30-94AA1AD20FD2}" type="pres">
      <dgm:prSet presAssocID="{8CA35469-716B-428B-A0A3-7BC0420649FC}" presName="sibTrans" presStyleLbl="sibTrans2D1" presStyleIdx="0" presStyleCnt="0"/>
      <dgm:spPr/>
    </dgm:pt>
    <dgm:pt modelId="{9E6E275C-C42F-489F-9297-FDFAC904DA28}" type="pres">
      <dgm:prSet presAssocID="{D1767992-9FDD-4CC0-B55D-4A933708E45C}" presName="compNode" presStyleCnt="0"/>
      <dgm:spPr/>
    </dgm:pt>
    <dgm:pt modelId="{5FB9AC49-454D-4511-B13A-8BF0A9BB0E7F}" type="pres">
      <dgm:prSet presAssocID="{D1767992-9FDD-4CC0-B55D-4A933708E45C}" presName="node" presStyleLbl="node1" presStyleIdx="2" presStyleCnt="3">
        <dgm:presLayoutVars>
          <dgm:bulletEnabled val="1"/>
        </dgm:presLayoutVars>
      </dgm:prSet>
      <dgm:spPr/>
    </dgm:pt>
    <dgm:pt modelId="{C1C65F87-B0FA-45FE-B8FB-B09D9334B217}" type="pres">
      <dgm:prSet presAssocID="{D1767992-9FDD-4CC0-B55D-4A933708E45C}" presName="invisiNode" presStyleLbl="node1" presStyleIdx="2" presStyleCnt="3"/>
      <dgm:spPr/>
    </dgm:pt>
    <dgm:pt modelId="{B602C26E-C058-4438-A78C-2CDC8BFB72EE}" type="pres">
      <dgm:prSet presAssocID="{D1767992-9FDD-4CC0-B55D-4A933708E45C}" presName="imagNode" presStyleLbl="fgImgPlace1" presStyleIdx="2" presStyleCnt="3"/>
      <dgm:spPr/>
    </dgm:pt>
  </dgm:ptLst>
  <dgm:cxnLst>
    <dgm:cxn modelId="{4F1BB94D-AE68-40E5-A878-F1D7CAF43425}" type="presOf" srcId="{10A7EFF8-4DD9-4035-95B9-8F313A01175A}" destId="{3482DE74-3749-4560-AE06-AAE773838C6D}" srcOrd="0" destOrd="0" presId="urn:microsoft.com/office/officeart/2005/8/layout/pList2"/>
    <dgm:cxn modelId="{83A43214-8533-4D97-8241-9EFCE141AC06}" type="presOf" srcId="{D1767992-9FDD-4CC0-B55D-4A933708E45C}" destId="{5FB9AC49-454D-4511-B13A-8BF0A9BB0E7F}" srcOrd="0" destOrd="0" presId="urn:microsoft.com/office/officeart/2005/8/layout/pList2"/>
    <dgm:cxn modelId="{597696F2-80A0-4A16-8451-1F2DEE821533}" type="presOf" srcId="{98E5E59E-A7D7-402C-A6F9-5CAADF2C76CC}" destId="{7CE0E6E6-8572-4269-80DB-134EC13A0AB2}" srcOrd="0" destOrd="0" presId="urn:microsoft.com/office/officeart/2005/8/layout/pList2"/>
    <dgm:cxn modelId="{4CEF182F-6359-42F3-82C6-9701011D0793}" srcId="{40AD7357-509F-4421-B032-CD22E1367322}" destId="{98E5E59E-A7D7-402C-A6F9-5CAADF2C76CC}" srcOrd="0" destOrd="0" parTransId="{A015C600-5015-4E32-9A4C-BA0D80A97799}" sibTransId="{10A7EFF8-4DD9-4035-95B9-8F313A01175A}"/>
    <dgm:cxn modelId="{3655C9A3-1686-4738-AD05-9DE1B8BFA8C7}" type="presOf" srcId="{4F085930-A334-4A0C-B3B3-33F24BF18B81}" destId="{CA388531-E18B-4F0A-B3D6-DB58CDB7441F}" srcOrd="0" destOrd="0" presId="urn:microsoft.com/office/officeart/2005/8/layout/pList2"/>
    <dgm:cxn modelId="{B8445A6D-998B-4149-9D6C-DBD9B0D8E446}" srcId="{40AD7357-509F-4421-B032-CD22E1367322}" destId="{4F085930-A334-4A0C-B3B3-33F24BF18B81}" srcOrd="1" destOrd="0" parTransId="{2443A25A-F62A-4F70-A5B9-99695A405622}" sibTransId="{8CA35469-716B-428B-A0A3-7BC0420649FC}"/>
    <dgm:cxn modelId="{8263F785-E688-4481-94C3-CFA90B860F5D}" srcId="{40AD7357-509F-4421-B032-CD22E1367322}" destId="{D1767992-9FDD-4CC0-B55D-4A933708E45C}" srcOrd="2" destOrd="0" parTransId="{A2AE5DB9-7C69-47EC-8860-FBBB5D335E47}" sibTransId="{240AEB4D-9706-432F-BDC5-0EF43474665C}"/>
    <dgm:cxn modelId="{3750F6FC-7285-4001-93DC-87F35DBFA038}" type="presOf" srcId="{8CA35469-716B-428B-A0A3-7BC0420649FC}" destId="{993C0E33-1176-4368-BF30-94AA1AD20FD2}" srcOrd="0" destOrd="0" presId="urn:microsoft.com/office/officeart/2005/8/layout/pList2"/>
    <dgm:cxn modelId="{D0BD7742-C997-4FBE-9710-AD99724C71C0}" type="presOf" srcId="{40AD7357-509F-4421-B032-CD22E1367322}" destId="{FFD14BB8-C4DA-4FDF-9A19-7C0FF3F1D9B4}" srcOrd="0" destOrd="0" presId="urn:microsoft.com/office/officeart/2005/8/layout/pList2"/>
    <dgm:cxn modelId="{1683C29E-ED22-457F-88E4-7B213BC9218D}" type="presParOf" srcId="{FFD14BB8-C4DA-4FDF-9A19-7C0FF3F1D9B4}" destId="{B49F2F4A-E617-4AB7-BD36-5C5CB2C0C315}" srcOrd="0" destOrd="0" presId="urn:microsoft.com/office/officeart/2005/8/layout/pList2"/>
    <dgm:cxn modelId="{D0692975-2236-4357-B33F-A55B51554EEA}" type="presParOf" srcId="{FFD14BB8-C4DA-4FDF-9A19-7C0FF3F1D9B4}" destId="{88875EDA-31B9-476E-87ED-056FF403C988}" srcOrd="1" destOrd="0" presId="urn:microsoft.com/office/officeart/2005/8/layout/pList2"/>
    <dgm:cxn modelId="{3D357C48-7EC4-4875-B4B5-5F1DE61F4514}" type="presParOf" srcId="{88875EDA-31B9-476E-87ED-056FF403C988}" destId="{D2822C07-B45C-4839-B86E-D09A041EC627}" srcOrd="0" destOrd="0" presId="urn:microsoft.com/office/officeart/2005/8/layout/pList2"/>
    <dgm:cxn modelId="{628F24AF-70C2-42E6-A46E-A988A0E8F522}" type="presParOf" srcId="{D2822C07-B45C-4839-B86E-D09A041EC627}" destId="{7CE0E6E6-8572-4269-80DB-134EC13A0AB2}" srcOrd="0" destOrd="0" presId="urn:microsoft.com/office/officeart/2005/8/layout/pList2"/>
    <dgm:cxn modelId="{B53A0F3D-9887-4968-8274-1BB6DE46806F}" type="presParOf" srcId="{D2822C07-B45C-4839-B86E-D09A041EC627}" destId="{7003F21E-8F48-4EB2-8E59-1A24DC106441}" srcOrd="1" destOrd="0" presId="urn:microsoft.com/office/officeart/2005/8/layout/pList2"/>
    <dgm:cxn modelId="{590C42E2-AA98-4390-9259-561B8CBAABDB}" type="presParOf" srcId="{D2822C07-B45C-4839-B86E-D09A041EC627}" destId="{A3E0F898-8C1F-41B8-946D-64A3D53F7E21}" srcOrd="2" destOrd="0" presId="urn:microsoft.com/office/officeart/2005/8/layout/pList2"/>
    <dgm:cxn modelId="{10CA6CC9-FC87-4CAB-AA8E-E210BE6EE613}" type="presParOf" srcId="{88875EDA-31B9-476E-87ED-056FF403C988}" destId="{3482DE74-3749-4560-AE06-AAE773838C6D}" srcOrd="1" destOrd="0" presId="urn:microsoft.com/office/officeart/2005/8/layout/pList2"/>
    <dgm:cxn modelId="{71A96387-331C-4B17-82E4-C39213746A6A}" type="presParOf" srcId="{88875EDA-31B9-476E-87ED-056FF403C988}" destId="{A899DC60-2860-47D7-B9C5-E85D5238B5CA}" srcOrd="2" destOrd="0" presId="urn:microsoft.com/office/officeart/2005/8/layout/pList2"/>
    <dgm:cxn modelId="{6CF513BE-7463-4D14-9B0E-E1CA526FC5EF}" type="presParOf" srcId="{A899DC60-2860-47D7-B9C5-E85D5238B5CA}" destId="{CA388531-E18B-4F0A-B3D6-DB58CDB7441F}" srcOrd="0" destOrd="0" presId="urn:microsoft.com/office/officeart/2005/8/layout/pList2"/>
    <dgm:cxn modelId="{94014DA2-B456-49F7-AB75-D37ACFF149E1}" type="presParOf" srcId="{A899DC60-2860-47D7-B9C5-E85D5238B5CA}" destId="{AC81947B-5345-4712-82B7-6B63FB112563}" srcOrd="1" destOrd="0" presId="urn:microsoft.com/office/officeart/2005/8/layout/pList2"/>
    <dgm:cxn modelId="{0B17E7EA-97AA-4D9E-A731-8C930B280474}" type="presParOf" srcId="{A899DC60-2860-47D7-B9C5-E85D5238B5CA}" destId="{EE3EF262-7734-4BFE-ACE3-AED675B38F09}" srcOrd="2" destOrd="0" presId="urn:microsoft.com/office/officeart/2005/8/layout/pList2"/>
    <dgm:cxn modelId="{E3338610-D20F-4F3A-BD6B-EC906B68CBFC}" type="presParOf" srcId="{88875EDA-31B9-476E-87ED-056FF403C988}" destId="{993C0E33-1176-4368-BF30-94AA1AD20FD2}" srcOrd="3" destOrd="0" presId="urn:microsoft.com/office/officeart/2005/8/layout/pList2"/>
    <dgm:cxn modelId="{3D1F1292-BF50-4CF2-826C-6C4FE0096870}" type="presParOf" srcId="{88875EDA-31B9-476E-87ED-056FF403C988}" destId="{9E6E275C-C42F-489F-9297-FDFAC904DA28}" srcOrd="4" destOrd="0" presId="urn:microsoft.com/office/officeart/2005/8/layout/pList2"/>
    <dgm:cxn modelId="{D6D56486-4547-4842-A9FC-8C1BF861D10F}" type="presParOf" srcId="{9E6E275C-C42F-489F-9297-FDFAC904DA28}" destId="{5FB9AC49-454D-4511-B13A-8BF0A9BB0E7F}" srcOrd="0" destOrd="0" presId="urn:microsoft.com/office/officeart/2005/8/layout/pList2"/>
    <dgm:cxn modelId="{45E91C9A-E599-4657-A7CC-985013955625}" type="presParOf" srcId="{9E6E275C-C42F-489F-9297-FDFAC904DA28}" destId="{C1C65F87-B0FA-45FE-B8FB-B09D9334B217}" srcOrd="1" destOrd="0" presId="urn:microsoft.com/office/officeart/2005/8/layout/pList2"/>
    <dgm:cxn modelId="{BEDE2727-4542-4711-9B53-8B17B3E57A1D}" type="presParOf" srcId="{9E6E275C-C42F-489F-9297-FDFAC904DA28}" destId="{B602C26E-C058-4438-A78C-2CDC8BFB72EE}" srcOrd="2" destOrd="0" presId="urn:microsoft.com/office/officeart/2005/8/layout/pList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r="http://schemas.openxmlformats.org/officeDocument/2006/relationships" xmlns:a14="http://schemas.microsoft.com/office/drawing/2010/main"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49F2F4A-E617-4AB7-BD36-5C5CB2C0C315}">
      <dsp:nvSpPr>
        <dsp:cNvPr id="0" name=""/>
        <dsp:cNvSpPr/>
      </dsp:nvSpPr>
      <dsp:spPr>
        <a:xfrm>
          <a:off x="0" y="0"/>
          <a:ext cx="5486400" cy="1440180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3E0F898-8C1F-41B8-946D-64A3D53F7E21}">
      <dsp:nvSpPr>
        <dsp:cNvPr id="0" name=""/>
        <dsp:cNvSpPr/>
      </dsp:nvSpPr>
      <dsp:spPr>
        <a:xfrm>
          <a:off x="164592" y="192024"/>
          <a:ext cx="1611630" cy="1056132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000" b="-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CE0E6E6-8572-4269-80DB-134EC13A0AB2}">
      <dsp:nvSpPr>
        <dsp:cNvPr id="0" name=""/>
        <dsp:cNvSpPr/>
      </dsp:nvSpPr>
      <dsp:spPr>
        <a:xfrm rot="10800000">
          <a:off x="164592" y="1440179"/>
          <a:ext cx="1611630" cy="1760220"/>
        </a:xfrm>
        <a:prstGeom prst="round2SameRect">
          <a:avLst>
            <a:gd name="adj1" fmla="val 1050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7584" tIns="227584" rIns="227584" bIns="227584" numCol="1" spcCol="1270" anchor="t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Crusty</a:t>
          </a:r>
        </a:p>
      </dsp:txBody>
      <dsp:txXfrm rot="10800000">
        <a:off x="214155" y="1440179"/>
        <a:ext cx="1512504" cy="1710657"/>
      </dsp:txXfrm>
    </dsp:sp>
    <dsp:sp modelId="{EE3EF262-7734-4BFE-ACE3-AED675B38F09}">
      <dsp:nvSpPr>
        <dsp:cNvPr id="0" name=""/>
        <dsp:cNvSpPr/>
      </dsp:nvSpPr>
      <dsp:spPr>
        <a:xfrm>
          <a:off x="1937385" y="192024"/>
          <a:ext cx="1611630" cy="1056132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A388531-E18B-4F0A-B3D6-DB58CDB7441F}">
      <dsp:nvSpPr>
        <dsp:cNvPr id="0" name=""/>
        <dsp:cNvSpPr/>
      </dsp:nvSpPr>
      <dsp:spPr>
        <a:xfrm rot="10800000">
          <a:off x="1937385" y="1440179"/>
          <a:ext cx="1611630" cy="1760220"/>
        </a:xfrm>
        <a:prstGeom prst="round2SameRect">
          <a:avLst>
            <a:gd name="adj1" fmla="val 1050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7584" tIns="227584" rIns="227584" bIns="227584" numCol="1" spcCol="1270" anchor="t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Test</a:t>
          </a:r>
        </a:p>
      </dsp:txBody>
      <dsp:txXfrm rot="10800000">
        <a:off x="1986948" y="1440179"/>
        <a:ext cx="1512504" cy="1710657"/>
      </dsp:txXfrm>
    </dsp:sp>
    <dsp:sp modelId="{B602C26E-C058-4438-A78C-2CDC8BFB72EE}">
      <dsp:nvSpPr>
        <dsp:cNvPr id="0" name=""/>
        <dsp:cNvSpPr/>
      </dsp:nvSpPr>
      <dsp:spPr>
        <a:xfrm>
          <a:off x="3710178" y="192024"/>
          <a:ext cx="1611630" cy="1056132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FB9AC49-454D-4511-B13A-8BF0A9BB0E7F}">
      <dsp:nvSpPr>
        <dsp:cNvPr id="0" name=""/>
        <dsp:cNvSpPr/>
      </dsp:nvSpPr>
      <dsp:spPr>
        <a:xfrm rot="10800000">
          <a:off x="3710178" y="1440179"/>
          <a:ext cx="1611630" cy="1760220"/>
        </a:xfrm>
        <a:prstGeom prst="round2SameRect">
          <a:avLst>
            <a:gd name="adj1" fmla="val 1050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7584" tIns="227584" rIns="227584" bIns="227584" numCol="1" spcCol="1270" anchor="t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Test2</a:t>
          </a:r>
        </a:p>
      </dsp:txBody>
      <dsp:txXfrm rot="10800000">
        <a:off x="3759741" y="1440179"/>
        <a:ext cx="1512504" cy="1710657"/>
      </dsp:txXfrm>
    </dsp:sp>
  </dsp:spTree>
</dsp:drawing>
</file>

<file path=word/diagrams/layout1.xml><?xml version="1.0" encoding="utf-8"?>
<dgm:layoutDef xmlns:r="http://schemas.openxmlformats.org/officeDocument/2006/relationships" xmlns:dgm="http://schemas.openxmlformats.org/drawingml/2006/diagram" xmlns:a="http://schemas.openxmlformats.org/drawingml/2006/main" uniqueId="urn:microsoft.com/office/officeart/2005/8/layout/pList2">
  <dgm:title val=""/>
  <dgm:desc val=""/>
  <dgm:catLst>
    <dgm:cat type="list" pri="11000"/>
    <dgm:cat type="picture" pri="24000"/>
    <dgm:cat type="pictureconvert" pri="2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bkgdShp" refType="w"/>
      <dgm:constr type="h" for="ch" forName="bkgdShp" refType="h" fact="0.45"/>
      <dgm:constr type="t" for="ch" forName="bkgdShp"/>
      <dgm:constr type="w" for="ch" forName="linComp" refType="w" fact="0.94"/>
      <dgm:constr type="h" for="ch" forName="linComp" refType="h"/>
      <dgm:constr type="ctrX" for="ch" forName="linComp" refType="w" fact="0.5"/>
    </dgm:constrLst>
    <dgm:ruleLst/>
    <dgm:choose name="Name1">
      <dgm:if name="Name2" axis="ch" ptType="node" func="cnt" op="gte" val="1">
        <dgm:layoutNode name="bkgdShp" styleLbl="alignAccFollow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/>
          <dgm:constrLst/>
          <dgm:ruleLst/>
        </dgm:layoutNode>
        <dgm:layoutNode name="linComp">
          <dgm:choose name="Name3">
            <dgm:if name="Name4" func="var" arg="dir" op="equ" val="norm">
              <dgm:alg type="lin"/>
            </dgm:if>
            <dgm:else name="Name5">
              <dgm:alg type="lin">
                <dgm:param type="linDir" val="from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w" for="ch" forName="compNode" refType="w"/>
            <dgm:constr type="h" for="ch" forName="compNode" refType="h"/>
            <dgm:constr type="w" for="ch" ptType="sibTrans" refType="w" refFor="ch" refForName="compNode" fact="0.1"/>
            <dgm:constr type="h" for="ch" ptType="sibTrans" op="equ"/>
            <dgm:constr type="h" for="ch" forName="compNode" op="equ"/>
            <dgm:constr type="primFontSz" for="des" forName="node" op="equ"/>
          </dgm:constrLst>
          <dgm:ruleLst/>
          <dgm:forEach name="nodesForEach" axis="ch" ptType="node">
            <dgm:layoutNode name="compNode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node" refType="w"/>
                <dgm:constr type="h" for="ch" forName="node" refType="h" fact="0.55"/>
                <dgm:constr type="b" for="ch" forName="node" refType="h"/>
                <dgm:constr type="w" for="ch" forName="invisiNode" refType="w" fact="0.75"/>
                <dgm:constr type="h" for="ch" forName="invisiNode" refType="h" fact="0.06"/>
                <dgm:constr type="t" for="ch" forName="invisiNode"/>
                <dgm:constr type="w" for="ch" forName="imagNode" refType="w"/>
                <dgm:constr type="h" for="ch" forName="imagNode" refType="h" fact="0.33"/>
                <dgm:constr type="ctrX" for="ch" forName="imagNode" refType="w" fact="0.5"/>
                <dgm:constr type="t" for="ch" forName="imagNode" refType="h" fact="0.06"/>
              </dgm:constrLst>
              <dgm:ruleLst/>
              <dgm:layoutNode name="node" styleLbl="node1">
                <dgm:varLst>
                  <dgm:bulletEnabled val="1"/>
                </dgm:varLst>
                <dgm:alg type="tx">
                  <dgm:param type="txAnchorVert" val="t"/>
                </dgm:alg>
                <dgm:shape xmlns:r="http://schemas.openxmlformats.org/officeDocument/2006/relationships" rot="180" type="round2SameRect" r:blip="">
                  <dgm:adjLst>
                    <dgm:adj idx="1" val="0.105"/>
                  </dgm:adjLst>
                </dgm:shape>
                <dgm:presOf axis="desOrSelf" ptType="node"/>
                <dgm:constrLst>
                  <dgm:constr type="primFontSz" val="65"/>
                </dgm:constrLst>
                <dgm:ruleLst>
                  <dgm:rule type="primFontSz" val="5" fact="NaN" max="NaN"/>
                </dgm:ruleLst>
              </dgm:layoutNode>
              <dgm:layoutNode name="invisiNode">
                <dgm:alg type="sp"/>
                <dgm:shape xmlns:r="http://schemas.openxmlformats.org/officeDocument/2006/relationships" type="roundRect" r:blip="" hideGeom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  <dgm:layoutNode name="imagNode" styleLbl="fgImgPlace1">
                <dgm:alg type="sp"/>
                <dgm:shape xmlns:r="http://schemas.openxmlformats.org/officeDocument/2006/relationships" type="roundRect" r:blip="" zOrderOff="-2" blipPhldr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</dgm:layoutNode>
            <dgm:forEach name="sibTransForEach" axis="followSib" ptType="sibTrans" cnt="1">
              <dgm:layoutNode name="sibTrans">
                <dgm:alg type="sp"/>
                <dgm:shape xmlns:r="http://schemas.openxmlformats.org/officeDocument/2006/relationships" type="rect" r:blip="" hideGeom="1">
                  <dgm:adjLst/>
                </dgm:shape>
                <dgm:presOf axis="self"/>
                <dgm:constrLst/>
                <dgm:ruleLst/>
              </dgm:layoutNode>
            </dgm:forEach>
          </dgm:forEach>
        </dgm:layoutNode>
      </dgm:if>
      <dgm:else name="Name6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6</ap:Words>
  <ap:Characters>39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44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2016-04-22T11:33:00Z</dcterms:created>
  <dcterms:modified xsi:type="dcterms:W3CDTF">2016-04-22T12:28:00Z</dcterms:modified>
</cp:coreProperties>
</file>