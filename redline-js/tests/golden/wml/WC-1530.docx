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15 w16se wp14 pt14">
  <w:body>
    <w:p pt14:Unid="d01609f7148e4249a33f5eece6eca22a">
      <w:pPr/>
      <w:r>
        <w:t>One</w:t>
      </w:r>
    </w:p>
    <w:p pt14:Unid="976d3361e0894f269680e132d09328d1">
      <w:pPr/>
      <w:r>
        <w:t>Two</w:t>
      </w:r>
    </w:p>
    <w:p pt14:Unid="90845ea47a9b487bb156dff00c7a8979">
      <w:pPr/>
      <w:del w:author="Eric White" w:id="0" w:date="2025-12-24T01:47:07.9067966+00:00">
        <w:r>
          <w:delText>Three</w:delText>
        </w:r>
      </w:del>
      <w:ins w:author="Eric White" w:id="1" w:date="2025-12-24T01:47:07.9067966+00:00">
        <w:r>
          <w:t>THree</w:t>
        </w:r>
      </w:ins>
    </w:p>
    <w:p pt14:Unid="9c5e1be5949a47e8aec5a2b65811289d">
      <w:pPr/>
      <w:r>
        <w:t>Four</w:t>
      </w:r>
    </w:p>
    <w:p pt14:Unid="3a7ba1887bca45f091cacb8b6170add0">
      <w:pPr/>
      <w:r>
        <w:t>Five</w:t>
      </w:r>
    </w:p>
    <w:p pt14:Unid="f6c3ad45d602404ebc643972c3294c5b">
      <w:pPr/>
      <w:r>
        <w:t>Six</w:t>
      </w:r>
    </w:p>
    <w:p pt14:Unid="241e301216384ef58ca694abbd96596c">
      <w:pPr/>
      <w:r>
        <w:t>Seven</w:t>
      </w:r>
    </w:p>
    <w:p pt14:Unid="6ab35ead8ffd42b3994a5453f57cbfd3">
      <w:pPr/>
      <w:r>
        <w:t>Eight</w:t>
      </w:r>
    </w:p>
    <w:p pt14:Unid="3568fd5547ab45dc828ef7d8153ab1f5">
      <w:pPr/>
      <w:r>
        <w:t>Nine</w:t>
      </w:r>
    </w:p>
    <w:p pt14:Unid="2721b950405749f48493e3a63db92791">
      <w:pPr/>
      <w:r>
        <w:t>Ten</w:t>
      </w:r>
    </w:p>
    <w:p pt14:Unid="6dfa583ed3594eeabbb4f497d1944b55">
      <w:pPr/>
      <w:r>
        <w:t>Eleven</w:t>
      </w:r>
    </w:p>
    <w:p pt14:Unid="dfb4b6ab98f44cca86d4d68c11903b51">
      <w:pPr/>
      <w:r>
        <w:t>Twelve</w:t>
      </w:r>
    </w:p>
    <w:p pt14:Unid="493c23c268c74bdfb180c1803e8c4d73">
      <w:pPr/>
      <w:r>
        <w:t>Thirteen</w:t>
      </w:r>
    </w:p>
    <w:p pt14:Unid="bab88cdccde94ec9abf40a997d7fd13c">
      <w:pPr/>
      <w:r>
        <w:t>Fourteen</w:t>
      </w:r>
    </w:p>
    <w:p pt14:Unid="72e6a99d7ae846578ce9b6d0f70402c5">
      <w:pPr/>
      <w:r>
        <w:t>Fifteen</w:t>
      </w:r>
    </w:p>
    <w:p pt14:Unid="4183221de1574c148256487d61857335">
      <w:pPr/>
      <w:r>
        <w:t>Sixteen</w:t>
      </w:r>
    </w:p>
    <w:p pt14:Unid="84612ddf8e66478f9edf704dc71e2c71">
      <w:pPr/>
      <w:r>
        <w:t>Seventeen</w:t>
      </w:r>
    </w:p>
    <w:p pt14:Unid="2d981184c6c347b798ba62ced978ea6f">
      <w:pPr/>
      <w:r>
        <w:t>Eighteen</w:t>
      </w:r>
    </w:p>
    <w:p pt14:Unid="ddb496ce9a6d444e9cb7d6c71961396a">
      <w:pPr/>
      <w:del w:author="Eric White" w:id="2" w:date="2025-12-24T01:47:07.9067966+00:00">
        <w:r>
          <w:delText>Nineteen</w:delText>
        </w:r>
      </w:del>
      <w:ins w:author="Eric White" w:id="3" w:date="2025-12-24T01:47:07.9067966+00:00">
        <w:r>
          <w:t>NIneteen</w:t>
        </w:r>
      </w:ins>
    </w:p>
    <w:p pt14:Unid="045bb387b8ee462ea7e54b538c3f17b2">
      <w:pPr/>
      <w:r>
        <w:t>Twenty</w:t>
      </w:r>
    </w:p>
    <w:sectPr pt14:Unid="264f01c9571740549c969f136d3cb292">
      <w:pgSz w:w="12240" w:h="15840" pt14:Unid="172f6f3583d8460d9e070e8f96c75425"/>
      <w:pgMar w:top="1440" w:right="1440" w:bottom="1440" w:left="1440" w:header="720" w:footer="720" w:gutter="0" pt14:Unid="29819dd213d54d4f8d04b3b2ca7de392"/>
      <w:cols w:space="720" pt14:Unid="348096189ae7477bba61a77728d1c0bd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869"/>
    <w:rsid w:val="00040F6F"/>
    <w:rsid w:val="001E4A87"/>
    <w:rsid w:val="00283869"/>
    <w:rsid w:val="00A3227D"/>
    <w:rsid w:val="00D8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footnotes" Target="/word/footnotes.xml" Id="R7cda66cce09a402a" /><Relationship Type="http://schemas.openxmlformats.org/officeDocument/2006/relationships/endnotes" Target="/word/endnotes.xml" Id="R6cf37b9aa7d1478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1</ap:TotalTime>
  <ap:Pages>1</ap:Pages>
  <ap:Words>19</ap:Words>
  <ap:Characters>113</ap:Characters>
  <ap:Application>Microsoft Office Word</ap:Application>
  <ap:DocSecurity>0</ap:DocSecurity>
  <ap:Lines>1</ap:Lines>
  <ap:Paragraphs>1</ap:Paragraphs>
  <ap:ScaleCrop>false</ap:ScaleCrop>
  <ap:Company/>
  <ap:LinksUpToDate>false</ap:LinksUpToDate>
  <ap:CharactersWithSpaces>131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White</dc:creator>
  <cp:keywords/>
  <dc:description/>
  <cp:lastModifiedBy>Eric White</cp:lastModifiedBy>
  <cp:revision>2</cp:revision>
  <dcterms:created xsi:type="dcterms:W3CDTF">2016-05-11T17:28:00Z</dcterms:created>
  <dcterms:modified xsi:type="dcterms:W3CDTF">2016-05-11T17:29:00Z</dcterms:modified>
</cp:coreProperties>
</file>