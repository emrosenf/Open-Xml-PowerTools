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bfb602a9c7814be89e09e4fec9c38ae0">
      <w:pPr/>
      <w:r>
        <w:t xml:space="preserve">Video </w:t>
      </w:r>
      <w:del w:author="Eric White" w:id="0" w:date="2025-12-24T01:47:05.2826076+00:00">
        <w:r>
          <w:delText>provides</w:delText>
        </w:r>
      </w:del>
      <w:ins w:author="Eric White" w:id="1" w:date="2025-12-24T01:47:05.2826076+00:00">
        <w:r>
          <w:t>gives</w:t>
        </w:r>
      </w:ins>
      <w:r>
        <w:t xml:space="preserve"> a powerful way to help you prove your point.</w:t>
      </w:r>
    </w:p>
    <w:p pt14:Unid="7282c012dbf4448d8aa620130bdee1bb">
      <w:pPr/>
      <w:r>
        <w:rPr pt14:Unid="10de8c584fa74bf68954fd136f8c12d5">
          <w:rStyle w:val="Hyperlink" pt14:Unid="10679069731649648b73fa010596572b"/>
        </w:rPr>
        <w:t>www.ericwhite.com</w:t>
      </w:r>
    </w:p>
    <w:p pt14:Unid="634fa1d95c734682a107d9306ad7df84">
      <w:pPr/>
      <w:r>
        <w:t xml:space="preserve">Lorem ipsum </w:t>
      </w:r>
      <w:del w:author="Eric White" w:id="2" w:date="2025-12-24T01:47:05.2826076+00:00">
        <w:r>
          <w:delText xml:space="preserve">dolor </w:delText>
        </w:r>
      </w:del>
      <w:r>
        <w:t>sit amet, consectetuer adipiscing elit.</w:t>
      </w:r>
    </w:p>
    <w:sectPr pt14:Unid="977a4b1a9add4870ae3777b540d31b9f">
      <w:pgSz w:w="12240" w:h="15840" pt14:Unid="35954c88404a452b9de0b012c7bb0511"/>
      <w:pgMar w:top="1440" w:right="1440" w:bottom="1440" w:left="1440" w:header="720" w:footer="720" w:gutter="0" pt14:Unid="f012b16a0aa145eda952ca11de74db5a"/>
      <w:cols w:space="720" pt14:Unid="f4b27ce2b9e7418ab26c5d29f145bc1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8FC"/>
    <w:rsid w:val="00040F6F"/>
    <w:rsid w:val="001E4A87"/>
    <w:rsid w:val="008A38FC"/>
    <w:rsid w:val="00D222CE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2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://www.ericwhite.com" TargetMode="External" Id="rId4" /><Relationship Type="http://schemas.openxmlformats.org/officeDocument/2006/relationships/footnotes" Target="/word/footnotes.xml" Id="Reea8f1c37cc04d59" /><Relationship Type="http://schemas.openxmlformats.org/officeDocument/2006/relationships/endnotes" Target="/word/endnotes.xml" Id="Rd6ecf54bbd5f42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26</ap:Words>
  <ap:Characters>151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2016-04-23T04:03:00Z</dcterms:created>
  <dcterms:modified xsi:type="dcterms:W3CDTF">2016-04-23T04:04:00Z</dcterms:modified>
</cp:coreProperties>
</file>