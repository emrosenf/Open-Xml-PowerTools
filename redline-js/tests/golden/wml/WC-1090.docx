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54d0702ed9634669915e6fa6e938267c">
      <w:pPr/>
      <w:r>
        <w:t>This is a</w:t>
      </w:r>
      <w:del w:author="Eric White" w:id="0" w:date="2025-12-24T01:47:00.2409121+00:00">
        <w:r>
          <w:delText xml:space="preserve"> test.</w:delText>
        </w:r>
      </w:del>
    </w:p>
    <w:sectPr pt14:Unid="e6bb8d8ab50b43ba8ee20be8c042d521">
      <w:pgSz w:w="12240" w:h="15840" pt14:Unid="09f8645ca3304cf3b103586c057181a6"/>
      <w:pgMar w:top="1440" w:right="1440" w:bottom="1440" w:left="1440" w:header="720" w:footer="720" w:gutter="0" pt14:Unid="dd96f0213daa4d7bb00c1c091df825cd"/>
      <w:cols w:space="720" pt14:Unid="5482962827e246a68bdd48f4f53c608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b814c14094b24d52" /><Relationship Type="http://schemas.openxmlformats.org/officeDocument/2006/relationships/endnotes" Target="/word/endnotes.xml" Id="R1de1366de8be49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